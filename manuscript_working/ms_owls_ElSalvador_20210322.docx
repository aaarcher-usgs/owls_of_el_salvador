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0DDBBD" w14:textId="77777777" w:rsidR="00E8787F" w:rsidRPr="00EC4BC2" w:rsidRDefault="00E8787F" w:rsidP="00E8787F">
      <w:pPr>
        <w:spacing w:line="240" w:lineRule="auto"/>
        <w:jc w:val="center"/>
      </w:pPr>
      <w:bookmarkStart w:id="0" w:name="abstract"/>
    </w:p>
    <w:p w14:paraId="1FB398F6" w14:textId="77777777" w:rsidR="00E8787F" w:rsidRPr="003C3833" w:rsidRDefault="00E8787F" w:rsidP="00E8787F">
      <w:pPr>
        <w:spacing w:line="240" w:lineRule="auto"/>
        <w:jc w:val="center"/>
      </w:pPr>
    </w:p>
    <w:p w14:paraId="47FFCACA" w14:textId="77777777" w:rsidR="00E8787F" w:rsidRPr="003C3833" w:rsidRDefault="00E8787F" w:rsidP="00E8787F">
      <w:pPr>
        <w:spacing w:line="240" w:lineRule="auto"/>
        <w:jc w:val="center"/>
      </w:pPr>
    </w:p>
    <w:p w14:paraId="3B1394C7" w14:textId="77777777" w:rsidR="00E8787F" w:rsidRPr="003C3833" w:rsidRDefault="00E8787F" w:rsidP="00E8787F">
      <w:pPr>
        <w:spacing w:line="240" w:lineRule="auto"/>
        <w:jc w:val="center"/>
      </w:pPr>
    </w:p>
    <w:p w14:paraId="793F779F" w14:textId="77777777" w:rsidR="00E8787F" w:rsidRPr="003C3833" w:rsidRDefault="00E8787F" w:rsidP="00E8787F">
      <w:pPr>
        <w:spacing w:line="240" w:lineRule="auto"/>
        <w:jc w:val="center"/>
      </w:pPr>
    </w:p>
    <w:p w14:paraId="12DD0D18" w14:textId="504C9E26" w:rsidR="00E8787F" w:rsidRPr="004D7B36" w:rsidRDefault="00E8787F" w:rsidP="00E8787F">
      <w:pPr>
        <w:spacing w:line="240" w:lineRule="auto"/>
        <w:jc w:val="center"/>
      </w:pPr>
      <w:r w:rsidRPr="004D7B36">
        <w:t>O</w:t>
      </w:r>
      <w:r w:rsidR="00514439" w:rsidRPr="004D7B36">
        <w:t>WL</w:t>
      </w:r>
      <w:r w:rsidRPr="004D7B36">
        <w:t xml:space="preserve"> O</w:t>
      </w:r>
      <w:r w:rsidR="00514439" w:rsidRPr="004D7B36">
        <w:t>CCUPANCY IN</w:t>
      </w:r>
      <w:r w:rsidRPr="004D7B36">
        <w:t xml:space="preserve"> T</w:t>
      </w:r>
      <w:r w:rsidR="00514439" w:rsidRPr="004D7B36">
        <w:t>HREE OF</w:t>
      </w:r>
      <w:r w:rsidRPr="004D7B36">
        <w:t xml:space="preserve"> E</w:t>
      </w:r>
      <w:r w:rsidR="00514439" w:rsidRPr="004D7B36">
        <w:t>L</w:t>
      </w:r>
      <w:r w:rsidRPr="004D7B36">
        <w:t xml:space="preserve"> S</w:t>
      </w:r>
      <w:r w:rsidR="00514439" w:rsidRPr="004D7B36">
        <w:t>ALVADOR’S</w:t>
      </w:r>
      <w:r w:rsidRPr="004D7B36">
        <w:t xml:space="preserve"> P</w:t>
      </w:r>
      <w:r w:rsidR="00514439" w:rsidRPr="004D7B36">
        <w:t>ROTECTED</w:t>
      </w:r>
      <w:r w:rsidRPr="004D7B36">
        <w:t xml:space="preserve"> A</w:t>
      </w:r>
      <w:r w:rsidR="00514439" w:rsidRPr="004D7B36">
        <w:t>REAS</w:t>
      </w:r>
      <w:r w:rsidRPr="004D7B36">
        <w:t xml:space="preserve"> </w:t>
      </w:r>
      <w:r w:rsidR="00514439" w:rsidRPr="004D7B36">
        <w:t>FROM</w:t>
      </w:r>
      <w:r w:rsidRPr="004D7B36">
        <w:t xml:space="preserve"> 2003 </w:t>
      </w:r>
      <w:r w:rsidR="00514439" w:rsidRPr="004D7B36">
        <w:t>THROUGH</w:t>
      </w:r>
      <w:r w:rsidRPr="004D7B36">
        <w:t xml:space="preserve"> 2013 </w:t>
      </w:r>
    </w:p>
    <w:p w14:paraId="454C0EC9" w14:textId="77777777" w:rsidR="00E8787F" w:rsidRPr="00EC4BC2" w:rsidRDefault="00E8787F" w:rsidP="00E8787F">
      <w:pPr>
        <w:spacing w:line="240" w:lineRule="auto"/>
        <w:jc w:val="center"/>
      </w:pPr>
    </w:p>
    <w:p w14:paraId="11E01049" w14:textId="77777777" w:rsidR="00E8787F" w:rsidRPr="003C3833" w:rsidRDefault="00E8787F" w:rsidP="00E8787F">
      <w:pPr>
        <w:spacing w:line="240" w:lineRule="auto"/>
        <w:jc w:val="center"/>
        <w:rPr>
          <w:vertAlign w:val="superscript"/>
        </w:rPr>
      </w:pPr>
      <w:r w:rsidRPr="003C3833">
        <w:t xml:space="preserve">Jane Noll West </w:t>
      </w:r>
      <w:r w:rsidRPr="003C3833">
        <w:rPr>
          <w:vertAlign w:val="superscript"/>
        </w:rPr>
        <w:t>1</w:t>
      </w:r>
    </w:p>
    <w:p w14:paraId="5BDD7D23" w14:textId="77777777" w:rsidR="00E8787F" w:rsidRPr="003C3833" w:rsidRDefault="00E8787F" w:rsidP="00E8787F">
      <w:pPr>
        <w:spacing w:line="240" w:lineRule="auto"/>
        <w:jc w:val="center"/>
        <w:rPr>
          <w:iCs/>
        </w:rPr>
      </w:pPr>
      <w:r w:rsidRPr="003C3833">
        <w:rPr>
          <w:iCs/>
        </w:rPr>
        <w:t>1120 Sidney Road, Washburn, ND 58577 USA</w:t>
      </w:r>
    </w:p>
    <w:p w14:paraId="5B167F88" w14:textId="77777777" w:rsidR="00E8787F" w:rsidRPr="003C3833" w:rsidRDefault="00E8787F" w:rsidP="00E8787F">
      <w:pPr>
        <w:spacing w:line="240" w:lineRule="auto"/>
        <w:jc w:val="center"/>
        <w:rPr>
          <w:iCs/>
        </w:rPr>
      </w:pPr>
    </w:p>
    <w:p w14:paraId="092759C1" w14:textId="0D8FF209" w:rsidR="00E8787F" w:rsidRPr="003C3833" w:rsidRDefault="00E8787F" w:rsidP="00E8787F">
      <w:pPr>
        <w:spacing w:line="240" w:lineRule="auto"/>
        <w:jc w:val="center"/>
        <w:rPr>
          <w:iCs/>
        </w:rPr>
      </w:pPr>
      <w:r w:rsidRPr="003C3833">
        <w:rPr>
          <w:iCs/>
        </w:rPr>
        <w:t xml:space="preserve">Althea </w:t>
      </w:r>
      <w:ins w:id="1" w:author="Archer, Althea A" w:date="2021-03-22T13:11:00Z">
        <w:r w:rsidR="00C12054">
          <w:rPr>
            <w:iCs/>
          </w:rPr>
          <w:t xml:space="preserve">A. </w:t>
        </w:r>
      </w:ins>
      <w:r w:rsidRPr="003C3833">
        <w:rPr>
          <w:iCs/>
        </w:rPr>
        <w:t>Archer</w:t>
      </w:r>
    </w:p>
    <w:p w14:paraId="45AAF051" w14:textId="77777777" w:rsidR="00E8787F" w:rsidRPr="003C3833" w:rsidRDefault="00E8787F" w:rsidP="00E8787F">
      <w:pPr>
        <w:spacing w:line="240" w:lineRule="auto"/>
        <w:jc w:val="center"/>
        <w:rPr>
          <w:iCs/>
        </w:rPr>
      </w:pPr>
      <w:r w:rsidRPr="003C3833">
        <w:rPr>
          <w:iCs/>
        </w:rPr>
        <w:t>Department of Biological Sciences, St. Cloud State University, St. Cloud, MN 56301 USA</w:t>
      </w:r>
    </w:p>
    <w:p w14:paraId="49D23DE6" w14:textId="77777777" w:rsidR="00E8787F" w:rsidRPr="003C3833" w:rsidRDefault="00E8787F" w:rsidP="00E8787F">
      <w:pPr>
        <w:spacing w:line="240" w:lineRule="auto"/>
        <w:jc w:val="center"/>
      </w:pPr>
    </w:p>
    <w:p w14:paraId="219D7EAB" w14:textId="77777777" w:rsidR="00E8787F" w:rsidRPr="003C3833" w:rsidRDefault="00E8787F" w:rsidP="00E8787F">
      <w:pPr>
        <w:spacing w:line="240" w:lineRule="auto"/>
        <w:jc w:val="center"/>
      </w:pPr>
    </w:p>
    <w:p w14:paraId="32111EFE" w14:textId="1EF65B4B" w:rsidR="00E8787F" w:rsidRPr="003C3833" w:rsidRDefault="00E8787F" w:rsidP="00E8787F">
      <w:pPr>
        <w:spacing w:line="240" w:lineRule="auto"/>
        <w:jc w:val="center"/>
      </w:pPr>
      <w:r w:rsidRPr="003C3833">
        <w:rPr>
          <w:vertAlign w:val="superscript"/>
        </w:rPr>
        <w:t>1</w:t>
      </w:r>
      <w:r w:rsidRPr="003C3833">
        <w:t xml:space="preserve"> Email address: </w:t>
      </w:r>
      <w:r w:rsidR="0068416F">
        <w:t>buhobay@protonmail.com</w:t>
      </w:r>
    </w:p>
    <w:p w14:paraId="55DECAF1" w14:textId="77777777" w:rsidR="00E8787F" w:rsidRPr="003C3833" w:rsidRDefault="00E8787F" w:rsidP="00E8787F">
      <w:pPr>
        <w:spacing w:line="240" w:lineRule="auto"/>
        <w:jc w:val="center"/>
      </w:pPr>
      <w:r w:rsidRPr="003C3833">
        <w:t>Phone: 612-869-0721</w:t>
      </w:r>
    </w:p>
    <w:p w14:paraId="5F1C6321" w14:textId="77777777" w:rsidR="00E8787F" w:rsidRPr="003C3833" w:rsidRDefault="00E8787F" w:rsidP="00E8787F">
      <w:pPr>
        <w:spacing w:line="240" w:lineRule="auto"/>
        <w:jc w:val="center"/>
      </w:pPr>
    </w:p>
    <w:p w14:paraId="5F13D230" w14:textId="77777777" w:rsidR="00E8787F" w:rsidRPr="003C3833" w:rsidRDefault="00E8787F" w:rsidP="00E8787F">
      <w:pPr>
        <w:spacing w:line="240" w:lineRule="auto"/>
        <w:jc w:val="center"/>
      </w:pPr>
    </w:p>
    <w:p w14:paraId="1673562E" w14:textId="77777777" w:rsidR="00E8787F" w:rsidRPr="00AF527B" w:rsidRDefault="00E8787F" w:rsidP="00E8787F">
      <w:pPr>
        <w:pStyle w:val="Title"/>
        <w:jc w:val="center"/>
        <w:rPr>
          <w:b w:val="0"/>
          <w:bCs w:val="0"/>
        </w:rPr>
      </w:pPr>
      <w:r w:rsidRPr="00AF527B">
        <w:rPr>
          <w:b w:val="0"/>
          <w:bCs w:val="0"/>
        </w:rPr>
        <w:t>Owl Occupancy in El Salvador</w:t>
      </w:r>
    </w:p>
    <w:p w14:paraId="61BDD4E9" w14:textId="77777777" w:rsidR="00E8787F" w:rsidRPr="00EC4BC2" w:rsidRDefault="00E8787F" w:rsidP="00E8787F"/>
    <w:p w14:paraId="4A9DE34F" w14:textId="77777777" w:rsidR="00E8787F" w:rsidRPr="003C3833" w:rsidRDefault="00E8787F" w:rsidP="00E8787F"/>
    <w:p w14:paraId="2626206C" w14:textId="77777777" w:rsidR="00E8787F" w:rsidRPr="003C3833" w:rsidRDefault="00E8787F" w:rsidP="00E8787F"/>
    <w:p w14:paraId="1FB69718" w14:textId="77777777" w:rsidR="00E8787F" w:rsidRPr="003C3833" w:rsidRDefault="00E8787F" w:rsidP="00E8787F"/>
    <w:p w14:paraId="3ACF2E9D" w14:textId="77777777" w:rsidR="00E8787F" w:rsidRPr="003C3833" w:rsidRDefault="00E8787F" w:rsidP="00E8787F"/>
    <w:p w14:paraId="393C0E09" w14:textId="77777777" w:rsidR="00E8787F" w:rsidRPr="003C3833" w:rsidRDefault="00E8787F" w:rsidP="00E8787F"/>
    <w:p w14:paraId="4FF3304F" w14:textId="77777777" w:rsidR="00E8787F" w:rsidRPr="003C3833" w:rsidRDefault="00E8787F" w:rsidP="00E8787F"/>
    <w:p w14:paraId="3F9113A7" w14:textId="77777777" w:rsidR="00E8787F" w:rsidRPr="003C3833" w:rsidRDefault="00E8787F" w:rsidP="00E8787F"/>
    <w:p w14:paraId="3BABB60D" w14:textId="77777777" w:rsidR="00E8787F" w:rsidRPr="003C3833" w:rsidRDefault="00E8787F" w:rsidP="00E8787F"/>
    <w:p w14:paraId="4573D608" w14:textId="77777777" w:rsidR="00E8787F" w:rsidRPr="003C3833" w:rsidRDefault="00E8787F" w:rsidP="00E8787F"/>
    <w:p w14:paraId="07E6CB6C" w14:textId="77777777" w:rsidR="00E8787F" w:rsidRPr="003C3833" w:rsidRDefault="00E8787F" w:rsidP="00E8787F"/>
    <w:p w14:paraId="3C16B1E5" w14:textId="77777777" w:rsidR="00E8787F" w:rsidRDefault="00E8787F" w:rsidP="00E8787F"/>
    <w:p w14:paraId="4DB378DB" w14:textId="77777777" w:rsidR="00E8787F" w:rsidRPr="003C3833" w:rsidRDefault="00E8787F" w:rsidP="00E8787F"/>
    <w:p w14:paraId="3AED57B2" w14:textId="71D926C0" w:rsidR="008728AC" w:rsidRDefault="006E7D87">
      <w:pPr>
        <w:pStyle w:val="Heading1"/>
      </w:pPr>
      <w:r>
        <w:lastRenderedPageBreak/>
        <w:t>Abstract</w:t>
      </w:r>
      <w:bookmarkEnd w:id="0"/>
    </w:p>
    <w:p w14:paraId="04F8DAC4" w14:textId="35547331" w:rsidR="000F298A" w:rsidRDefault="00DD5254" w:rsidP="000F298A">
      <w:pPr>
        <w:ind w:firstLine="720"/>
      </w:pPr>
      <w:r>
        <w:t xml:space="preserve">Neotropical owls are a priority for conservation but are relatively understudied compared to their temperate kin. </w:t>
      </w:r>
      <w:r w:rsidR="004E1F04">
        <w:t>In the first long</w:t>
      </w:r>
      <w:r w:rsidR="00C17652">
        <w:t>-</w:t>
      </w:r>
      <w:r w:rsidR="004E1F04">
        <w:t xml:space="preserve">term study of owls </w:t>
      </w:r>
      <w:r w:rsidR="009E5A00">
        <w:t xml:space="preserve">in </w:t>
      </w:r>
      <w:r w:rsidR="004E1F04">
        <w:t>the country, w</w:t>
      </w:r>
      <w:r>
        <w:t xml:space="preserve">e conducted 10 years of owl surveys </w:t>
      </w:r>
      <w:r w:rsidR="00A31747">
        <w:t xml:space="preserve">in </w:t>
      </w:r>
      <w:r>
        <w:t>three protected areas of El Salvador</w:t>
      </w:r>
      <w:r w:rsidR="00746746">
        <w:t xml:space="preserve"> (El </w:t>
      </w:r>
      <w:proofErr w:type="spellStart"/>
      <w:r w:rsidR="00746746">
        <w:t>Imposible</w:t>
      </w:r>
      <w:proofErr w:type="spellEnd"/>
      <w:r w:rsidR="00746746">
        <w:t xml:space="preserve"> National Park, Montecristo National Park and </w:t>
      </w:r>
      <w:proofErr w:type="spellStart"/>
      <w:r w:rsidR="00746746">
        <w:t>Nancuchiname</w:t>
      </w:r>
      <w:proofErr w:type="spellEnd"/>
      <w:r w:rsidR="00746746">
        <w:t xml:space="preserve"> Forest)</w:t>
      </w:r>
      <w:r w:rsidR="009E5A00">
        <w:t xml:space="preserve"> to assess occurrence, species </w:t>
      </w:r>
      <w:r w:rsidR="003C644B">
        <w:t>richness</w:t>
      </w:r>
      <w:r w:rsidR="009E5A00">
        <w:t>, and abundance using occupancy modeling</w:t>
      </w:r>
      <w:r w:rsidR="00746746">
        <w:t xml:space="preserve">.  </w:t>
      </w:r>
      <w:r w:rsidR="009E5A00">
        <w:t xml:space="preserve">We chose </w:t>
      </w:r>
      <w:r w:rsidR="003C644B">
        <w:t xml:space="preserve">two </w:t>
      </w:r>
      <w:r w:rsidR="002048D8">
        <w:t>surveys routes per protected area</w:t>
      </w:r>
      <w:r w:rsidR="00746746">
        <w:t xml:space="preserve"> to</w:t>
      </w:r>
      <w:r>
        <w:t xml:space="preserve"> represent the landscape diversity of the country. </w:t>
      </w:r>
      <w:r w:rsidR="005A17C6">
        <w:t>During our acoustic surveys</w:t>
      </w:r>
      <w:r w:rsidR="00A31747">
        <w:t>, w</w:t>
      </w:r>
      <w:r>
        <w:t>e used passive listening and broadcast</w:t>
      </w:r>
      <w:r w:rsidR="00C17652">
        <w:t>ed</w:t>
      </w:r>
      <w:r>
        <w:t xml:space="preserve"> calls of </w:t>
      </w:r>
      <w:r w:rsidR="009E5A00">
        <w:t xml:space="preserve">several </w:t>
      </w:r>
      <w:r>
        <w:t xml:space="preserve">species, and we repeated surveys </w:t>
      </w:r>
      <w:r w:rsidR="004567C9">
        <w:t>two</w:t>
      </w:r>
      <w:r>
        <w:t xml:space="preserve"> times a year, when possible. We analyzed data with hierarchical Bayesian </w:t>
      </w:r>
      <w:r w:rsidR="009E5A00">
        <w:t xml:space="preserve">occupancy </w:t>
      </w:r>
      <w:r>
        <w:t>models, including three single-species models for Mottled Owls</w:t>
      </w:r>
      <w:r w:rsidR="00A77A0B">
        <w:t xml:space="preserve"> (</w:t>
      </w:r>
      <w:proofErr w:type="spellStart"/>
      <w:r w:rsidR="00A77A0B">
        <w:rPr>
          <w:i/>
        </w:rPr>
        <w:t>Ciccaba</w:t>
      </w:r>
      <w:proofErr w:type="spellEnd"/>
      <w:r w:rsidR="00A77A0B">
        <w:rPr>
          <w:i/>
        </w:rPr>
        <w:t xml:space="preserve"> virgata</w:t>
      </w:r>
      <w:r w:rsidR="00A77A0B">
        <w:t>)</w:t>
      </w:r>
      <w:r>
        <w:t>, Ferruginous Pygmy-Owls</w:t>
      </w:r>
      <w:r w:rsidR="00A77A0B">
        <w:t xml:space="preserve"> (</w:t>
      </w:r>
      <w:r w:rsidR="00A77A0B" w:rsidRPr="00E8787F">
        <w:rPr>
          <w:i/>
          <w:iCs/>
        </w:rPr>
        <w:t xml:space="preserve">Glaucidium </w:t>
      </w:r>
      <w:proofErr w:type="spellStart"/>
      <w:r w:rsidR="00A77A0B" w:rsidRPr="00E8787F">
        <w:rPr>
          <w:i/>
          <w:iCs/>
        </w:rPr>
        <w:t>brasilianum</w:t>
      </w:r>
      <w:proofErr w:type="spellEnd"/>
      <w:r w:rsidR="00A77A0B">
        <w:t>)</w:t>
      </w:r>
      <w:r>
        <w:t xml:space="preserve">, and Spectacled </w:t>
      </w:r>
      <w:r w:rsidR="00A77A0B">
        <w:t>O</w:t>
      </w:r>
      <w:r>
        <w:t>wls</w:t>
      </w:r>
      <w:r w:rsidR="00A77A0B">
        <w:t xml:space="preserve"> (</w:t>
      </w:r>
      <w:proofErr w:type="spellStart"/>
      <w:r w:rsidR="00A77A0B">
        <w:rPr>
          <w:i/>
        </w:rPr>
        <w:t>Pulsatrix</w:t>
      </w:r>
      <w:proofErr w:type="spellEnd"/>
      <w:r w:rsidR="00A77A0B">
        <w:rPr>
          <w:i/>
        </w:rPr>
        <w:t xml:space="preserve"> </w:t>
      </w:r>
      <w:proofErr w:type="spellStart"/>
      <w:r w:rsidR="00A77A0B">
        <w:rPr>
          <w:i/>
        </w:rPr>
        <w:t>perspicillata</w:t>
      </w:r>
      <w:proofErr w:type="spellEnd"/>
      <w:r w:rsidR="00A77A0B">
        <w:t>)</w:t>
      </w:r>
      <w:r>
        <w:t xml:space="preserve">, and a multispecies richness model for all El Salvador owls. </w:t>
      </w:r>
      <w:bookmarkStart w:id="2" w:name="introduction"/>
      <w:r>
        <w:t>We completed 86 surveys between March and May from 2003 through 2013, although no surveys were conducted in 2006. We detected nine species of owls during our surveys, including c.f. Stygian Owl</w:t>
      </w:r>
      <w:r w:rsidR="00A77A0B">
        <w:t xml:space="preserve"> (</w:t>
      </w:r>
      <w:proofErr w:type="spellStart"/>
      <w:r w:rsidR="00A77A0B">
        <w:rPr>
          <w:i/>
        </w:rPr>
        <w:t>Asio</w:t>
      </w:r>
      <w:proofErr w:type="spellEnd"/>
      <w:r w:rsidR="00A77A0B">
        <w:rPr>
          <w:i/>
        </w:rPr>
        <w:t xml:space="preserve"> </w:t>
      </w:r>
      <w:proofErr w:type="spellStart"/>
      <w:r w:rsidR="00A77A0B">
        <w:rPr>
          <w:i/>
        </w:rPr>
        <w:t>stygius</w:t>
      </w:r>
      <w:proofErr w:type="spellEnd"/>
      <w:r w:rsidR="00A77A0B">
        <w:t>)</w:t>
      </w:r>
      <w:r>
        <w:t xml:space="preserve">, which was previously undocumented in El Salvador. </w:t>
      </w:r>
      <w:r w:rsidR="005A17C6">
        <w:t xml:space="preserve">We recorded </w:t>
      </w:r>
      <w:r w:rsidR="004E1F04">
        <w:t xml:space="preserve">multiple </w:t>
      </w:r>
      <w:r w:rsidR="005A17C6">
        <w:t xml:space="preserve">vocalizations for eight </w:t>
      </w:r>
      <w:r w:rsidR="00746746">
        <w:t xml:space="preserve">owl </w:t>
      </w:r>
      <w:r w:rsidR="005A17C6">
        <w:t xml:space="preserve">species and documented </w:t>
      </w:r>
      <w:r w:rsidR="00A31747">
        <w:t>1</w:t>
      </w:r>
      <w:r w:rsidR="00C17652">
        <w:t>,</w:t>
      </w:r>
      <w:r w:rsidR="00A31747">
        <w:t>211 owl</w:t>
      </w:r>
      <w:r w:rsidR="005A17C6">
        <w:t xml:space="preserve"> observations</w:t>
      </w:r>
      <w:r w:rsidR="00A31747">
        <w:t xml:space="preserve"> in the three protected areas</w:t>
      </w:r>
      <w:r w:rsidR="005A17C6">
        <w:t>.</w:t>
      </w:r>
      <w:r w:rsidR="00A31747">
        <w:t xml:space="preserve"> </w:t>
      </w:r>
      <w:r w:rsidR="00C17652">
        <w:t>O</w:t>
      </w:r>
      <w:r>
        <w:t>ccupancy and richness patterns were relatively stable across time and broadcast</w:t>
      </w:r>
      <w:r w:rsidR="00C17652">
        <w:t>ed</w:t>
      </w:r>
      <w:r>
        <w:t xml:space="preserve"> calls significantly affected the probability of detecting owls. Our study supports the importance of protected areas in conserving </w:t>
      </w:r>
      <w:r w:rsidR="00C17652">
        <w:t>N</w:t>
      </w:r>
      <w:r>
        <w:t>eotropical owls in a heterogenous landscape</w:t>
      </w:r>
      <w:r w:rsidR="009E5A00">
        <w:t xml:space="preserve"> in Central America</w:t>
      </w:r>
      <w:r>
        <w:t>.</w:t>
      </w:r>
      <w:bookmarkEnd w:id="2"/>
    </w:p>
    <w:p w14:paraId="600FA398" w14:textId="77777777" w:rsidR="000F298A" w:rsidRDefault="000F298A" w:rsidP="000F298A"/>
    <w:p w14:paraId="5E696531" w14:textId="1684C95C" w:rsidR="000F298A" w:rsidRPr="000F298A" w:rsidRDefault="000F298A" w:rsidP="000F298A">
      <w:r w:rsidRPr="000F298A">
        <w:t>Key Words: El Salvador</w:t>
      </w:r>
      <w:r>
        <w:t>;</w:t>
      </w:r>
      <w:r w:rsidRPr="000F298A">
        <w:t xml:space="preserve"> </w:t>
      </w:r>
      <w:r w:rsidR="00C17652">
        <w:t>N</w:t>
      </w:r>
      <w:r>
        <w:t xml:space="preserve">eotropical </w:t>
      </w:r>
      <w:r w:rsidRPr="000F298A">
        <w:t>owl surve</w:t>
      </w:r>
      <w:r>
        <w:t xml:space="preserve">ys; </w:t>
      </w:r>
      <w:del w:id="3" w:author="Archer, Althea A" w:date="2021-03-22T13:12:00Z">
        <w:r w:rsidDel="00C12054">
          <w:delText xml:space="preserve">owl </w:delText>
        </w:r>
      </w:del>
      <w:r>
        <w:t>occupancy</w:t>
      </w:r>
      <w:ins w:id="4" w:author="Archer, Althea A" w:date="2021-03-22T13:12:00Z">
        <w:r w:rsidR="00C12054">
          <w:t xml:space="preserve"> modeling</w:t>
        </w:r>
      </w:ins>
      <w:r>
        <w:t xml:space="preserve">; </w:t>
      </w:r>
      <w:r w:rsidR="00A82261">
        <w:t>protected areas</w:t>
      </w:r>
    </w:p>
    <w:p w14:paraId="40D2688C" w14:textId="375F7D91" w:rsidR="005A17C6" w:rsidRDefault="005A17C6" w:rsidP="000F298A">
      <w:pPr>
        <w:ind w:firstLine="720"/>
      </w:pPr>
      <w:r>
        <w:br w:type="page"/>
      </w:r>
    </w:p>
    <w:p w14:paraId="3C45AEFA" w14:textId="32E27227" w:rsidR="00F34458" w:rsidRDefault="006E7D87" w:rsidP="00F34458">
      <w:pPr>
        <w:ind w:firstLine="720"/>
      </w:pPr>
      <w:r>
        <w:lastRenderedPageBreak/>
        <w:t xml:space="preserve">As apex predators, owls are an important bioindicator of ecosystem health, </w:t>
      </w:r>
      <w:r w:rsidR="00D34902">
        <w:t>al</w:t>
      </w:r>
      <w:r>
        <w:t xml:space="preserve">though much </w:t>
      </w:r>
      <w:r w:rsidR="00B71BEC">
        <w:t>current</w:t>
      </w:r>
      <w:r>
        <w:t xml:space="preserve"> understanding </w:t>
      </w:r>
      <w:r w:rsidR="00B71BEC">
        <w:t xml:space="preserve">of owl ecology </w:t>
      </w:r>
      <w:r>
        <w:t xml:space="preserve">comes from temperate systems (White et al. 2013, Wan et al. 2018, </w:t>
      </w:r>
      <w:proofErr w:type="spellStart"/>
      <w:r>
        <w:t>Buechley</w:t>
      </w:r>
      <w:proofErr w:type="spellEnd"/>
      <w:r>
        <w:t xml:space="preserve"> et al. 2019)</w:t>
      </w:r>
      <w:r w:rsidR="00D34902">
        <w:t xml:space="preserve"> and its application to the Neotropics is not clear</w:t>
      </w:r>
      <w:r>
        <w:t xml:space="preserve">. The Neotropics were recently identified as a priority area for owl research because the high conservation risk for </w:t>
      </w:r>
      <w:r w:rsidR="00B71BEC">
        <w:t>N</w:t>
      </w:r>
      <w:r>
        <w:t xml:space="preserve">eotropical owls has not </w:t>
      </w:r>
      <w:r w:rsidR="00B71BEC">
        <w:t>resulted in research necessary to inform conservation</w:t>
      </w:r>
      <w:r>
        <w:t xml:space="preserve"> (</w:t>
      </w:r>
      <w:proofErr w:type="spellStart"/>
      <w:r>
        <w:t>Buechley</w:t>
      </w:r>
      <w:proofErr w:type="spellEnd"/>
      <w:r>
        <w:t xml:space="preserve"> et al. 2019)</w:t>
      </w:r>
      <w:r w:rsidR="00B71BEC">
        <w:t xml:space="preserve">.  </w:t>
      </w:r>
      <w:r w:rsidR="00D34902">
        <w:t>In part, that may be because studying owls</w:t>
      </w:r>
      <w:r>
        <w:t xml:space="preserve"> in tropical rain and cloud forests </w:t>
      </w:r>
      <w:r w:rsidR="00D34902">
        <w:t>is</w:t>
      </w:r>
      <w:r>
        <w:t xml:space="preserve"> difficult </w:t>
      </w:r>
      <w:r w:rsidR="00D34902">
        <w:t>compared to studying owls in many</w:t>
      </w:r>
      <w:r>
        <w:t xml:space="preserve"> temperate regions, regardless of potentially denser populations </w:t>
      </w:r>
      <w:r w:rsidR="00D34902">
        <w:t xml:space="preserve">in the Neotropics </w:t>
      </w:r>
      <w:r>
        <w:t xml:space="preserve">(König </w:t>
      </w:r>
      <w:r w:rsidR="002048D8">
        <w:t>et al.</w:t>
      </w:r>
      <w:r>
        <w:t xml:space="preserve"> 1999). As a result, </w:t>
      </w:r>
      <w:r w:rsidR="00B71BEC">
        <w:t>there is</w:t>
      </w:r>
      <w:r>
        <w:t xml:space="preserve"> limited understanding of </w:t>
      </w:r>
      <w:r w:rsidR="00B71BEC">
        <w:t>N</w:t>
      </w:r>
      <w:r>
        <w:t xml:space="preserve">eotropical owl distribution, ecological requirements, population dynamics, and reproductive behavior (Clark et al. 1978, </w:t>
      </w:r>
      <w:proofErr w:type="spellStart"/>
      <w:r>
        <w:t>Enríquez</w:t>
      </w:r>
      <w:proofErr w:type="spellEnd"/>
      <w:r>
        <w:t xml:space="preserve"> et al. 2006, Pérez-Léon et al. 2017, Rangel-Salazar and </w:t>
      </w:r>
      <w:proofErr w:type="spellStart"/>
      <w:r>
        <w:t>Enríquez</w:t>
      </w:r>
      <w:proofErr w:type="spellEnd"/>
      <w:r>
        <w:t xml:space="preserve"> 2017). This lack of information poses a challenge for proactive conservation</w:t>
      </w:r>
      <w:r w:rsidR="002048D8">
        <w:t xml:space="preserve">. </w:t>
      </w:r>
      <w:r>
        <w:t xml:space="preserve">In general, </w:t>
      </w:r>
      <w:r w:rsidR="00B71BEC">
        <w:t>although information</w:t>
      </w:r>
      <w:r>
        <w:t xml:space="preserve"> about the status and trends of </w:t>
      </w:r>
      <w:r w:rsidR="00D34902">
        <w:t>N</w:t>
      </w:r>
      <w:r>
        <w:t xml:space="preserve">eotropical owl populations is limited, owl abundance and distribution </w:t>
      </w:r>
      <w:proofErr w:type="gramStart"/>
      <w:r w:rsidR="00B71BEC">
        <w:t>is</w:t>
      </w:r>
      <w:proofErr w:type="gramEnd"/>
      <w:r w:rsidR="00B71BEC">
        <w:t xml:space="preserve"> known to be</w:t>
      </w:r>
      <w:r>
        <w:t xml:space="preserve"> decreasing in several regions where species have been added to endangered species lists or have become locally extirpated (</w:t>
      </w:r>
      <w:proofErr w:type="spellStart"/>
      <w:r>
        <w:t>Enríquez</w:t>
      </w:r>
      <w:proofErr w:type="spellEnd"/>
      <w:r>
        <w:t xml:space="preserve"> et al. 2006).</w:t>
      </w:r>
    </w:p>
    <w:p w14:paraId="733F6136" w14:textId="7E4AAFCF" w:rsidR="00F34458" w:rsidRDefault="00F34458" w:rsidP="00F34458">
      <w:pPr>
        <w:ind w:firstLine="720"/>
      </w:pPr>
      <w:r w:rsidRPr="00F34458">
        <w:t>The vocal patterns of nocturnal or crepuscular species are in general much more important than plumage as an aid to identification (</w:t>
      </w:r>
      <w:r w:rsidRPr="004E1F04">
        <w:t>König</w:t>
      </w:r>
      <w:r w:rsidRPr="00F34458">
        <w:t xml:space="preserve"> et al. 1999).  The majority of owl</w:t>
      </w:r>
      <w:r w:rsidR="00B71BEC">
        <w:t xml:space="preserve"> </w:t>
      </w:r>
      <w:r w:rsidRPr="00F34458">
        <w:t>s</w:t>
      </w:r>
      <w:r w:rsidR="00B71BEC">
        <w:t>pecies</w:t>
      </w:r>
      <w:r w:rsidRPr="00F34458">
        <w:t xml:space="preserve"> are active during the night and it is easier to hear them than see them.  Generally, the most reliable way of detecting </w:t>
      </w:r>
      <w:r w:rsidR="00B71BEC">
        <w:t>owls</w:t>
      </w:r>
      <w:r w:rsidR="00B71BEC" w:rsidRPr="00F34458">
        <w:t xml:space="preserve"> </w:t>
      </w:r>
      <w:r w:rsidRPr="00F34458">
        <w:t xml:space="preserve">is to hear them and count their vocalizations (Springer 1978, Forsman 1983, Smith 1987 in </w:t>
      </w:r>
      <w:proofErr w:type="spellStart"/>
      <w:r w:rsidRPr="00F34458">
        <w:rPr>
          <w:rFonts w:eastAsia="Times New Roman"/>
        </w:rPr>
        <w:t>Enríquez</w:t>
      </w:r>
      <w:proofErr w:type="spellEnd"/>
      <w:r w:rsidRPr="00F34458">
        <w:t xml:space="preserve"> and Rangel-Salazar 2001).  However, knowledge of the </w:t>
      </w:r>
      <w:r w:rsidR="00B71BEC">
        <w:t>vocalizations</w:t>
      </w:r>
      <w:r w:rsidR="00B71BEC" w:rsidRPr="00F34458">
        <w:t xml:space="preserve"> </w:t>
      </w:r>
      <w:r w:rsidRPr="00F34458">
        <w:t xml:space="preserve">of tropical owls is incomplete (König et al. 1999).  </w:t>
      </w:r>
    </w:p>
    <w:p w14:paraId="185F3FB3" w14:textId="738C270F" w:rsidR="008728AC" w:rsidRDefault="006E7D87" w:rsidP="00E8787F">
      <w:pPr>
        <w:ind w:firstLine="720"/>
      </w:pPr>
      <w:r>
        <w:t xml:space="preserve">El Salvador is located on the western side of the Central American isthmus and is the smallest and most densely populated Central American country (Fig. 1; Central Intelligence </w:t>
      </w:r>
      <w:r>
        <w:lastRenderedPageBreak/>
        <w:t>Agency 202</w:t>
      </w:r>
      <w:r w:rsidR="00EF4DA9">
        <w:t>1</w:t>
      </w:r>
      <w:r>
        <w:t>). Overall, 13.6% of El Salvador’s 20,72</w:t>
      </w:r>
      <w:r w:rsidR="00EF4DA9">
        <w:t>1</w:t>
      </w:r>
      <w:r>
        <w:t xml:space="preserve"> km</w:t>
      </w:r>
      <m:oMath>
        <m:sSup>
          <m:sSupPr>
            <m:ctrlPr>
              <w:rPr>
                <w:rFonts w:ascii="Cambria Math" w:hAnsi="Cambria Math"/>
              </w:rPr>
            </m:ctrlPr>
          </m:sSupPr>
          <m:e>
            <m:r>
              <w:rPr>
                <w:rFonts w:ascii="Cambria Math" w:hAnsi="Cambria Math"/>
              </w:rPr>
              <m:t>​</m:t>
            </m:r>
          </m:e>
          <m:sup>
            <m:r>
              <w:rPr>
                <w:rFonts w:ascii="Cambria Math" w:hAnsi="Cambria Math"/>
              </w:rPr>
              <m:t>2</m:t>
            </m:r>
          </m:sup>
        </m:sSup>
      </m:oMath>
      <w:r>
        <w:t xml:space="preserve"> of land is forested, and </w:t>
      </w:r>
      <w:r w:rsidR="00EF4DA9">
        <w:t>74.7</w:t>
      </w:r>
      <w:r>
        <w:t>% is used for agricultural purposes (Central Intelligence Agency 202</w:t>
      </w:r>
      <w:r w:rsidR="00EF4DA9">
        <w:t>1</w:t>
      </w:r>
      <w:r>
        <w:t xml:space="preserve">). A common agroecosystem in El Salvador is shade-grown coffee, which supports forested cover on otherwise agricultural land. Approximately 7% of El Salvador’s forested land is comprised of shade-grown coffee, which may be providing an important land-use buffer around El Salvador’s protected natural areas (Silva 2016, Pérez-Léon et al. 2017). Although shade-grown coffee systems are potentially reducing the </w:t>
      </w:r>
      <w:r w:rsidR="00B71BEC">
        <w:t xml:space="preserve">effects </w:t>
      </w:r>
      <w:r>
        <w:t xml:space="preserve">of land-use on forest-dependent owls </w:t>
      </w:r>
      <w:r w:rsidR="00B71BEC">
        <w:t xml:space="preserve">in </w:t>
      </w:r>
      <w:r>
        <w:t xml:space="preserve">El Salvador (e.g., Pérez-Léon et al. 2017), there is a lack of information about the long-term dynamics of these populations. Concerns about habitat availability are not the only challenge facing </w:t>
      </w:r>
      <w:r w:rsidR="00B71BEC">
        <w:t xml:space="preserve">owls in </w:t>
      </w:r>
      <w:r>
        <w:t xml:space="preserve">El Salvador. Pérez-Léon et al. (2017) </w:t>
      </w:r>
      <w:r w:rsidR="00B71BEC">
        <w:t>identified several</w:t>
      </w:r>
      <w:r>
        <w:t xml:space="preserve"> human activities affecting owl populations in El Salvador, </w:t>
      </w:r>
      <w:r w:rsidR="00746746">
        <w:t>in addition to deforestation caused by changes in land use, that include:</w:t>
      </w:r>
      <w:r>
        <w:t xml:space="preserve"> illegal hunting, trapping, persecution, killing, and wildlife trade.</w:t>
      </w:r>
    </w:p>
    <w:p w14:paraId="191B623D" w14:textId="16430591" w:rsidR="008728AC" w:rsidRDefault="006E7D87" w:rsidP="00E8787F">
      <w:pPr>
        <w:ind w:firstLine="720"/>
      </w:pPr>
      <w:r>
        <w:t>The objective</w:t>
      </w:r>
      <w:r w:rsidR="0085046F">
        <w:t>s</w:t>
      </w:r>
      <w:r>
        <w:t xml:space="preserve"> of our study </w:t>
      </w:r>
      <w:r w:rsidR="0085046F">
        <w:t xml:space="preserve">were </w:t>
      </w:r>
      <w:r>
        <w:t xml:space="preserve">to </w:t>
      </w:r>
      <w:r w:rsidR="0085046F">
        <w:t xml:space="preserve">assess the occurrence, abundance, and community composition of owls in El Salvador, and to evaluate trends in owl abundance through time.  We conducted nocturnal surveys for owls </w:t>
      </w:r>
      <w:r w:rsidR="00785C01">
        <w:t xml:space="preserve">to determine the trends in abundance and spatial distribution of species </w:t>
      </w:r>
      <w:r>
        <w:t>in three targeted protected areas</w:t>
      </w:r>
      <w:r w:rsidR="0085046F">
        <w:t>;</w:t>
      </w:r>
      <w:r>
        <w:t xml:space="preserve"> El </w:t>
      </w:r>
      <w:proofErr w:type="spellStart"/>
      <w:r>
        <w:t>Imposible</w:t>
      </w:r>
      <w:proofErr w:type="spellEnd"/>
      <w:r>
        <w:t xml:space="preserve"> National Park, Montecristo National Park, and </w:t>
      </w:r>
      <w:proofErr w:type="spellStart"/>
      <w:r>
        <w:t>Nancuchiname</w:t>
      </w:r>
      <w:proofErr w:type="spellEnd"/>
      <w:r>
        <w:t xml:space="preserve"> Forest. El Salvador is located in the heart of the Mesoamerican Biodiversity Hotspot (Myers and Mittermeier 2000), and we selected </w:t>
      </w:r>
      <w:r w:rsidR="00FC0936">
        <w:t xml:space="preserve">these </w:t>
      </w:r>
      <w:r>
        <w:t>survey areas in protected landscapes to represent the breadth of ecosystem diversity across the</w:t>
      </w:r>
      <w:r w:rsidR="00785C01">
        <w:t xml:space="preserve"> country and Central America</w:t>
      </w:r>
      <w:r>
        <w:t xml:space="preserve">. </w:t>
      </w:r>
      <w:r w:rsidR="0085046F">
        <w:t xml:space="preserve"> We used occupancy modeling to evaluate</w:t>
      </w:r>
      <w:r w:rsidR="00FC0936">
        <w:t xml:space="preserve"> abundance and trends in abundance through time.  Ours was the first long-term study of owls in El Salvador, and provides information about Neotropical owl communities that can help guide conservation.  </w:t>
      </w:r>
    </w:p>
    <w:p w14:paraId="1EFBDDB6" w14:textId="77777777" w:rsidR="001357E9" w:rsidRDefault="001357E9" w:rsidP="00E8787F">
      <w:pPr>
        <w:ind w:firstLine="720"/>
      </w:pPr>
    </w:p>
    <w:p w14:paraId="64E5D941" w14:textId="408D50A1" w:rsidR="001357E9" w:rsidRPr="00DA5D79" w:rsidDel="00727910" w:rsidRDefault="001357E9" w:rsidP="001357E9">
      <w:pPr>
        <w:rPr>
          <w:del w:id="5" w:author="Archer, Althea A" w:date="2021-03-22T13:32:00Z"/>
          <w:caps/>
          <w:rPrChange w:id="6" w:author="Archer, Althea A" w:date="2021-03-22T13:38:00Z">
            <w:rPr>
              <w:del w:id="7" w:author="Archer, Althea A" w:date="2021-03-22T13:32:00Z"/>
            </w:rPr>
          </w:rPrChange>
        </w:rPr>
      </w:pPr>
      <w:del w:id="8" w:author="Archer, Althea A" w:date="2021-03-22T13:39:00Z">
        <w:r w:rsidRPr="00DA5D79" w:rsidDel="00DA5D79">
          <w:rPr>
            <w:caps/>
            <w:rPrChange w:id="9" w:author="Archer, Althea A" w:date="2021-03-22T13:38:00Z">
              <w:rPr/>
            </w:rPrChange>
          </w:rPr>
          <w:lastRenderedPageBreak/>
          <w:delText xml:space="preserve">Study Areas and </w:delText>
        </w:r>
      </w:del>
      <w:r w:rsidRPr="00DA5D79">
        <w:rPr>
          <w:caps/>
          <w:rPrChange w:id="10" w:author="Archer, Althea A" w:date="2021-03-22T13:38:00Z">
            <w:rPr/>
          </w:rPrChange>
        </w:rPr>
        <w:t xml:space="preserve">Methods </w:t>
      </w:r>
    </w:p>
    <w:p w14:paraId="091D1BED" w14:textId="77777777" w:rsidR="001357E9" w:rsidRDefault="001357E9" w:rsidP="00727910">
      <w:pPr>
        <w:pPrChange w:id="11" w:author="Archer, Althea A" w:date="2021-03-22T13:32:00Z">
          <w:pPr>
            <w:ind w:firstLine="720"/>
          </w:pPr>
        </w:pPrChange>
      </w:pPr>
    </w:p>
    <w:p w14:paraId="257D4326" w14:textId="16D89AD0" w:rsidR="00DA5D79" w:rsidRPr="00DA5D79" w:rsidRDefault="00DA5D79" w:rsidP="00DA5D79">
      <w:pPr>
        <w:rPr>
          <w:ins w:id="12" w:author="Archer, Althea A" w:date="2021-03-22T13:39:00Z"/>
          <w:b/>
          <w:bCs/>
          <w:rPrChange w:id="13" w:author="Archer, Althea A" w:date="2021-03-22T13:40:00Z">
            <w:rPr>
              <w:ins w:id="14" w:author="Archer, Althea A" w:date="2021-03-22T13:39:00Z"/>
            </w:rPr>
          </w:rPrChange>
        </w:rPr>
        <w:pPrChange w:id="15" w:author="Archer, Althea A" w:date="2021-03-22T13:40:00Z">
          <w:pPr>
            <w:ind w:firstLine="720"/>
          </w:pPr>
        </w:pPrChange>
      </w:pPr>
      <w:ins w:id="16" w:author="Archer, Althea A" w:date="2021-03-22T13:39:00Z">
        <w:r w:rsidRPr="00DA5D79">
          <w:rPr>
            <w:b/>
            <w:bCs/>
            <w:rPrChange w:id="17" w:author="Archer, Althea A" w:date="2021-03-22T13:40:00Z">
              <w:rPr/>
            </w:rPrChange>
          </w:rPr>
          <w:t>Study Area</w:t>
        </w:r>
      </w:ins>
    </w:p>
    <w:p w14:paraId="2716CD25" w14:textId="085AFBDF" w:rsidR="00DC72E4" w:rsidRDefault="006E7D87" w:rsidP="00E8787F">
      <w:pPr>
        <w:ind w:firstLine="720"/>
      </w:pPr>
      <w:r>
        <w:t xml:space="preserve">We conducted surveys in three protected natural areas in El Salvador (El </w:t>
      </w:r>
      <w:proofErr w:type="spellStart"/>
      <w:r>
        <w:t>Imposible</w:t>
      </w:r>
      <w:proofErr w:type="spellEnd"/>
      <w:r>
        <w:t xml:space="preserve"> National Park, Montecristo National Park, and </w:t>
      </w:r>
      <w:proofErr w:type="spellStart"/>
      <w:r>
        <w:t>Nancuchiname</w:t>
      </w:r>
      <w:proofErr w:type="spellEnd"/>
      <w:r>
        <w:t xml:space="preserve"> Forest) located at different elevations (high, mid and low elevations) and in different types of forest vegetation (alluvial, deciduous, semi-deciduous, pine-oak</w:t>
      </w:r>
      <w:r w:rsidR="00FC0936">
        <w:t>,</w:t>
      </w:r>
      <w:r>
        <w:t xml:space="preserve"> and cloud forest) that represent a portion of the country’s diverse ecosystems (Fig. 1, Table 1). </w:t>
      </w:r>
    </w:p>
    <w:p w14:paraId="7F8BAF73" w14:textId="25CCD772" w:rsidR="008728AC" w:rsidRDefault="006E7D87" w:rsidP="00E8787F">
      <w:pPr>
        <w:ind w:firstLine="720"/>
      </w:pPr>
      <w:r>
        <w:t xml:space="preserve">El </w:t>
      </w:r>
      <w:proofErr w:type="spellStart"/>
      <w:r>
        <w:t>Imposible</w:t>
      </w:r>
      <w:proofErr w:type="spellEnd"/>
      <w:r>
        <w:t xml:space="preserve"> National Park (NP) </w:t>
      </w:r>
      <w:r w:rsidR="001357E9">
        <w:t>is</w:t>
      </w:r>
      <w:r>
        <w:t xml:space="preserve"> located 119 km southwest of San Salvador (Fig. 1; Table 1). Its elevation range</w:t>
      </w:r>
      <w:r w:rsidR="001357E9">
        <w:t>s</w:t>
      </w:r>
      <w:r>
        <w:t xml:space="preserve"> from 250 to 1</w:t>
      </w:r>
      <w:r w:rsidR="00FC0936">
        <w:t>,</w:t>
      </w:r>
      <w:r>
        <w:t>425 m above sea level (</w:t>
      </w:r>
      <w:proofErr w:type="spellStart"/>
      <w:r>
        <w:t>a.s.l</w:t>
      </w:r>
      <w:proofErr w:type="spellEnd"/>
      <w:r>
        <w:t>.)</w:t>
      </w:r>
      <w:r w:rsidR="00DC72E4">
        <w:t xml:space="preserve"> and is </w:t>
      </w:r>
      <w:r>
        <w:t>the largest NP in the country, covering 3</w:t>
      </w:r>
      <w:r w:rsidR="00FC0936">
        <w:t>,</w:t>
      </w:r>
      <w:r>
        <w:t>792 ha</w:t>
      </w:r>
      <w:r w:rsidR="00DC72E4">
        <w:t xml:space="preserve">. </w:t>
      </w:r>
      <w:r>
        <w:t xml:space="preserve">The topography of El </w:t>
      </w:r>
      <w:proofErr w:type="spellStart"/>
      <w:r>
        <w:t>Imposible</w:t>
      </w:r>
      <w:proofErr w:type="spellEnd"/>
      <w:r>
        <w:t xml:space="preserve"> </w:t>
      </w:r>
      <w:r w:rsidR="00DC72E4">
        <w:t>is</w:t>
      </w:r>
      <w:r>
        <w:t xml:space="preserve"> extremely steep and broken, with many cliffs (</w:t>
      </w:r>
      <w:r w:rsidR="00F1464B">
        <w:t>A</w:t>
      </w:r>
      <w:r>
        <w:t xml:space="preserve">lvarez and </w:t>
      </w:r>
      <w:proofErr w:type="spellStart"/>
      <w:r>
        <w:t>Komar</w:t>
      </w:r>
      <w:proofErr w:type="spellEnd"/>
      <w:r>
        <w:t xml:space="preserve"> 2003). The area </w:t>
      </w:r>
      <w:r w:rsidR="00DC72E4">
        <w:t xml:space="preserve">contains </w:t>
      </w:r>
      <w:r>
        <w:t xml:space="preserve">deciduous and semi-deciduous forest, secondary growth vegetation on the edges, and former pasture areas that were reforested with native species in 1997. </w:t>
      </w:r>
      <w:r w:rsidR="00DC72E4">
        <w:t xml:space="preserve"> In the western portion of El </w:t>
      </w:r>
      <w:proofErr w:type="spellStart"/>
      <w:r w:rsidR="00DC72E4">
        <w:t>Imposible</w:t>
      </w:r>
      <w:proofErr w:type="spellEnd"/>
      <w:r w:rsidR="00DC72E4">
        <w:t xml:space="preserve"> NP w</w:t>
      </w:r>
      <w:r>
        <w:t xml:space="preserve">e established one survey route (EI-1) </w:t>
      </w:r>
      <w:r w:rsidR="00DC72E4">
        <w:t>at a lower elevation in</w:t>
      </w:r>
      <w:r>
        <w:t xml:space="preserve"> </w:t>
      </w:r>
      <w:r w:rsidR="00DC72E4">
        <w:t xml:space="preserve">secondary growth and </w:t>
      </w:r>
      <w:r>
        <w:t>reforestation</w:t>
      </w:r>
      <w:r w:rsidR="00DC72E4">
        <w:t>,</w:t>
      </w:r>
      <w:r>
        <w:t xml:space="preserve"> and a second survey route (EI-2) in an area of semi-deciduous forest.</w:t>
      </w:r>
    </w:p>
    <w:p w14:paraId="2CD6BD39" w14:textId="65C9C418" w:rsidR="008728AC" w:rsidRDefault="006E7D87" w:rsidP="00E8787F">
      <w:pPr>
        <w:ind w:firstLine="720"/>
      </w:pPr>
      <w:r>
        <w:t xml:space="preserve">Montecristo NP (1973 ha) </w:t>
      </w:r>
      <w:r w:rsidR="00DC72E4">
        <w:t>is</w:t>
      </w:r>
      <w:r>
        <w:t xml:space="preserve"> located 125 km northwest of San Salvador (Fig. 1; Table 1)</w:t>
      </w:r>
      <w:r w:rsidR="00746746">
        <w:t xml:space="preserve"> and i</w:t>
      </w:r>
      <w:r w:rsidRPr="00746746">
        <w:t xml:space="preserve">ts </w:t>
      </w:r>
      <w:r w:rsidR="00FC0936">
        <w:t>elevation</w:t>
      </w:r>
      <w:r w:rsidR="00FC0936" w:rsidRPr="00746746">
        <w:t xml:space="preserve"> </w:t>
      </w:r>
      <w:r w:rsidRPr="00746746">
        <w:t>range</w:t>
      </w:r>
      <w:r w:rsidR="00DC72E4" w:rsidRPr="00746746">
        <w:t>s</w:t>
      </w:r>
      <w:r w:rsidRPr="00746746">
        <w:t xml:space="preserve"> from 730 to 2</w:t>
      </w:r>
      <w:r w:rsidR="00FC0936">
        <w:t>,</w:t>
      </w:r>
      <w:r w:rsidRPr="00746746">
        <w:t xml:space="preserve">418 m </w:t>
      </w:r>
      <w:proofErr w:type="spellStart"/>
      <w:r w:rsidRPr="00746746">
        <w:t>a.s.l</w:t>
      </w:r>
      <w:proofErr w:type="spellEnd"/>
      <w:r w:rsidRPr="00746746">
        <w:t>. (</w:t>
      </w:r>
      <w:proofErr w:type="spellStart"/>
      <w:r w:rsidRPr="00746746">
        <w:t>Ministerio</w:t>
      </w:r>
      <w:proofErr w:type="spellEnd"/>
      <w:r w:rsidRPr="00746746">
        <w:t xml:space="preserve"> de Medio </w:t>
      </w:r>
      <w:proofErr w:type="spellStart"/>
      <w:r w:rsidRPr="00746746">
        <w:t>Ambiente</w:t>
      </w:r>
      <w:proofErr w:type="spellEnd"/>
      <w:r w:rsidRPr="00746746">
        <w:t xml:space="preserve"> y </w:t>
      </w:r>
      <w:proofErr w:type="spellStart"/>
      <w:r w:rsidRPr="00746746">
        <w:t>Recursos</w:t>
      </w:r>
      <w:proofErr w:type="spellEnd"/>
      <w:r w:rsidRPr="00746746">
        <w:t xml:space="preserve"> Naturales 201</w:t>
      </w:r>
      <w:r w:rsidR="00F247DF" w:rsidRPr="00746746">
        <w:t>5</w:t>
      </w:r>
      <w:r w:rsidR="009D2E34" w:rsidRPr="00746746">
        <w:t>b</w:t>
      </w:r>
      <w:r w:rsidRPr="00746746">
        <w:t xml:space="preserve">). </w:t>
      </w:r>
      <w:r>
        <w:t>High elevations of Montecristo</w:t>
      </w:r>
      <w:r w:rsidR="00746746">
        <w:t xml:space="preserve"> NP</w:t>
      </w:r>
      <w:r>
        <w:t xml:space="preserve"> contain cloud forest, middle elevations contain pine</w:t>
      </w:r>
      <w:r w:rsidR="00FC0936">
        <w:t>-</w:t>
      </w:r>
      <w:r>
        <w:t>oak forest (with some pine and cypress plantations) and the lower elevations contain a semi-deciduous tropical forest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 2015</w:t>
      </w:r>
      <w:r w:rsidR="009D2E34">
        <w:t>b</w:t>
      </w:r>
      <w:r>
        <w:t xml:space="preserve">). This NP </w:t>
      </w:r>
      <w:r w:rsidR="00484DFF">
        <w:t>is</w:t>
      </w:r>
      <w:r>
        <w:t xml:space="preserve"> part of the Montecristo Tri-national Protected Area</w:t>
      </w:r>
      <w:r w:rsidR="00FC0936">
        <w:t>,</w:t>
      </w:r>
      <w:r>
        <w:t xml:space="preserve"> which include</w:t>
      </w:r>
      <w:r w:rsidR="00484DFF">
        <w:t>s</w:t>
      </w:r>
      <w:r>
        <w:t xml:space="preserve"> extensive adjoining natural areas in Guatemala and Honduras (</w:t>
      </w:r>
      <w:proofErr w:type="spellStart"/>
      <w:r>
        <w:t>Komar</w:t>
      </w:r>
      <w:proofErr w:type="spellEnd"/>
      <w:r>
        <w:t xml:space="preserve"> 2010). Within Montecristo</w:t>
      </w:r>
      <w:r w:rsidR="00746746">
        <w:t xml:space="preserve"> NP</w:t>
      </w:r>
      <w:r>
        <w:t xml:space="preserve">, we </w:t>
      </w:r>
      <w:r>
        <w:lastRenderedPageBreak/>
        <w:t xml:space="preserve">established one survey route (M-1) in a cloud forest and another (M-2) </w:t>
      </w:r>
      <w:r w:rsidR="00746746">
        <w:t>in the middle e</w:t>
      </w:r>
      <w:r>
        <w:t>levation pine</w:t>
      </w:r>
      <w:r w:rsidR="00FC0936">
        <w:t>-</w:t>
      </w:r>
      <w:r>
        <w:t>oak forest.</w:t>
      </w:r>
    </w:p>
    <w:p w14:paraId="452603A8" w14:textId="0EB7E20D" w:rsidR="008728AC" w:rsidRDefault="006E7D87" w:rsidP="00E8787F">
      <w:pPr>
        <w:ind w:firstLine="720"/>
        <w:rPr>
          <w:ins w:id="18" w:author="Archer, Althea A" w:date="2021-03-22T13:40:00Z"/>
        </w:rPr>
      </w:pPr>
      <w:proofErr w:type="spellStart"/>
      <w:r>
        <w:t>Nancuchiname</w:t>
      </w:r>
      <w:proofErr w:type="spellEnd"/>
      <w:r>
        <w:t xml:space="preserve"> Forest (797 ha) </w:t>
      </w:r>
      <w:r w:rsidR="00484DFF">
        <w:t>i</w:t>
      </w:r>
      <w:r>
        <w:t xml:space="preserve">s a Protected Natural Area located 95 km southeast of San Salvador in the coastal alluvial plain along the </w:t>
      </w:r>
      <w:proofErr w:type="spellStart"/>
      <w:r>
        <w:t>Lempa</w:t>
      </w:r>
      <w:proofErr w:type="spellEnd"/>
      <w:r>
        <w:t xml:space="preserve"> River (Fig. 1; Table 1). Its elevation range</w:t>
      </w:r>
      <w:r w:rsidR="00484DFF">
        <w:t>s</w:t>
      </w:r>
      <w:r>
        <w:t xml:space="preserve"> from sea level to 12 m </w:t>
      </w:r>
      <w:proofErr w:type="spellStart"/>
      <w:r>
        <w:t>a.s.l</w:t>
      </w:r>
      <w:proofErr w:type="spellEnd"/>
      <w:r>
        <w:t>. The area contain</w:t>
      </w:r>
      <w:r w:rsidR="00484DFF">
        <w:t>s</w:t>
      </w:r>
      <w:r>
        <w:t xml:space="preserve"> deciduous and semi-deciduous forest, second</w:t>
      </w:r>
      <w:r w:rsidR="006A3DA2">
        <w:t>-</w:t>
      </w:r>
      <w:r>
        <w:t>growth vegetation, native species reforestation</w:t>
      </w:r>
      <w:r w:rsidR="006A3DA2">
        <w:t>,</w:t>
      </w:r>
      <w:r>
        <w:t xml:space="preserve"> and a dike surrounded by secondary growth. In </w:t>
      </w:r>
      <w:proofErr w:type="spellStart"/>
      <w:r>
        <w:t>Nancuchiname</w:t>
      </w:r>
      <w:proofErr w:type="spellEnd"/>
      <w:r>
        <w:t xml:space="preserve"> Forest, we established one survey route (N-1) in alluvial forest along the dike and the other route (N-2) in a semi-deciduous alluvial forest.</w:t>
      </w:r>
    </w:p>
    <w:p w14:paraId="3F67C0F3" w14:textId="6AB01685" w:rsidR="00DA5D79" w:rsidRPr="00DA5D79" w:rsidRDefault="00DA5D79" w:rsidP="00DA5D79">
      <w:pPr>
        <w:rPr>
          <w:b/>
          <w:bCs/>
          <w:rPrChange w:id="19" w:author="Archer, Althea A" w:date="2021-03-22T13:40:00Z">
            <w:rPr/>
          </w:rPrChange>
        </w:rPr>
        <w:pPrChange w:id="20" w:author="Archer, Althea A" w:date="2021-03-22T13:40:00Z">
          <w:pPr>
            <w:ind w:firstLine="720"/>
          </w:pPr>
        </w:pPrChange>
      </w:pPr>
      <w:ins w:id="21" w:author="Archer, Althea A" w:date="2021-03-22T13:40:00Z">
        <w:r w:rsidRPr="00DA5D79">
          <w:rPr>
            <w:b/>
            <w:bCs/>
            <w:rPrChange w:id="22" w:author="Archer, Althea A" w:date="2021-03-22T13:40:00Z">
              <w:rPr/>
            </w:rPrChange>
          </w:rPr>
          <w:t xml:space="preserve">Survey </w:t>
        </w:r>
      </w:ins>
      <w:ins w:id="23" w:author="Archer, Althea A" w:date="2021-03-22T13:41:00Z">
        <w:r>
          <w:rPr>
            <w:b/>
            <w:bCs/>
          </w:rPr>
          <w:t>M</w:t>
        </w:r>
      </w:ins>
      <w:ins w:id="24" w:author="Archer, Althea A" w:date="2021-03-22T13:40:00Z">
        <w:r w:rsidRPr="00DA5D79">
          <w:rPr>
            <w:b/>
            <w:bCs/>
            <w:rPrChange w:id="25" w:author="Archer, Althea A" w:date="2021-03-22T13:40:00Z">
              <w:rPr/>
            </w:rPrChange>
          </w:rPr>
          <w:t>ethods</w:t>
        </w:r>
      </w:ins>
    </w:p>
    <w:p w14:paraId="5E67169A" w14:textId="283A45B0" w:rsidR="008728AC" w:rsidDel="00C12054" w:rsidRDefault="006E7D87" w:rsidP="00E8787F">
      <w:pPr>
        <w:ind w:left="360" w:right="360"/>
        <w:rPr>
          <w:moveFrom w:id="26" w:author="Archer, Althea A" w:date="2021-03-22T13:15:00Z"/>
        </w:rPr>
      </w:pPr>
      <w:moveFromRangeStart w:id="27" w:author="Archer, Althea A" w:date="2021-03-22T13:15:00Z" w:name="move67311340"/>
      <w:commentRangeStart w:id="28"/>
      <w:moveFrom w:id="29" w:author="Archer, Althea A" w:date="2021-03-22T13:15:00Z">
        <w:r w:rsidDel="00C12054">
          <w:rPr>
            <w:i/>
          </w:rPr>
          <w:t xml:space="preserve">Table 1. </w:t>
        </w:r>
        <w:commentRangeEnd w:id="28"/>
        <w:r w:rsidR="006A3DA2" w:rsidDel="00C12054">
          <w:rPr>
            <w:rStyle w:val="CommentReference"/>
          </w:rPr>
          <w:commentReference w:id="28"/>
        </w:r>
        <w:r w:rsidDel="00C12054">
          <w:rPr>
            <w:i/>
          </w:rPr>
          <w:t xml:space="preserve">Route locations and </w:t>
        </w:r>
        <w:r w:rsidR="006A3DA2" w:rsidDel="00C12054">
          <w:rPr>
            <w:i/>
          </w:rPr>
          <w:t>land cover</w:t>
        </w:r>
        <w:r w:rsidDel="00C12054">
          <w:rPr>
            <w:i/>
          </w:rPr>
          <w:t xml:space="preserve">. Owl surveys were conducted from 2003 to 2013 in three different protected areas within El Salvador: El Imposible National Park (EI-1 and EI-2), Montecristo National Park (M-1 and M-2), and Nancuchiname Forest (N-1 and N-2). </w:t>
        </w:r>
      </w:moveFrom>
    </w:p>
    <w:tbl>
      <w:tblPr>
        <w:tblW w:w="5000" w:type="pct"/>
        <w:tblLook w:val="07E0" w:firstRow="1" w:lastRow="1" w:firstColumn="1" w:lastColumn="1" w:noHBand="1" w:noVBand="1"/>
      </w:tblPr>
      <w:tblGrid>
        <w:gridCol w:w="901"/>
        <w:gridCol w:w="1379"/>
        <w:gridCol w:w="1379"/>
        <w:gridCol w:w="1294"/>
        <w:gridCol w:w="4407"/>
      </w:tblGrid>
      <w:tr w:rsidR="008728AC" w:rsidDel="00C12054" w14:paraId="306EBDEF" w14:textId="128EFEA9">
        <w:tc>
          <w:tcPr>
            <w:tcW w:w="0" w:type="auto"/>
            <w:tcBorders>
              <w:bottom w:val="single" w:sz="0" w:space="0" w:color="auto"/>
            </w:tcBorders>
            <w:vAlign w:val="bottom"/>
          </w:tcPr>
          <w:p w14:paraId="33DAF23B" w14:textId="5DD145A6" w:rsidR="008728AC" w:rsidDel="00C12054" w:rsidRDefault="006E7D87">
            <w:pPr>
              <w:jc w:val="center"/>
              <w:rPr>
                <w:moveFrom w:id="30" w:author="Archer, Althea A" w:date="2021-03-22T13:15:00Z"/>
              </w:rPr>
            </w:pPr>
            <w:moveFrom w:id="31" w:author="Archer, Althea A" w:date="2021-03-22T13:15:00Z">
              <w:r w:rsidDel="00C12054">
                <w:t>Route</w:t>
              </w:r>
            </w:moveFrom>
          </w:p>
        </w:tc>
        <w:tc>
          <w:tcPr>
            <w:tcW w:w="0" w:type="auto"/>
            <w:tcBorders>
              <w:bottom w:val="single" w:sz="0" w:space="0" w:color="auto"/>
            </w:tcBorders>
            <w:vAlign w:val="bottom"/>
          </w:tcPr>
          <w:p w14:paraId="718B8491" w14:textId="376667CF" w:rsidR="008728AC" w:rsidDel="00C12054" w:rsidRDefault="006E7D87">
            <w:pPr>
              <w:jc w:val="center"/>
              <w:rPr>
                <w:moveFrom w:id="32" w:author="Archer, Althea A" w:date="2021-03-22T13:15:00Z"/>
              </w:rPr>
            </w:pPr>
            <w:moveFrom w:id="33" w:author="Archer, Althea A" w:date="2021-03-22T13:15:00Z">
              <w:r w:rsidDel="00C12054">
                <w:t>Latitude</w:t>
              </w:r>
            </w:moveFrom>
          </w:p>
        </w:tc>
        <w:tc>
          <w:tcPr>
            <w:tcW w:w="0" w:type="auto"/>
            <w:tcBorders>
              <w:bottom w:val="single" w:sz="0" w:space="0" w:color="auto"/>
            </w:tcBorders>
            <w:vAlign w:val="bottom"/>
          </w:tcPr>
          <w:p w14:paraId="1069A54A" w14:textId="703F4B28" w:rsidR="008728AC" w:rsidDel="00C12054" w:rsidRDefault="006E7D87">
            <w:pPr>
              <w:jc w:val="center"/>
              <w:rPr>
                <w:moveFrom w:id="34" w:author="Archer, Althea A" w:date="2021-03-22T13:15:00Z"/>
              </w:rPr>
            </w:pPr>
            <w:moveFrom w:id="35" w:author="Archer, Althea A" w:date="2021-03-22T13:15:00Z">
              <w:r w:rsidDel="00C12054">
                <w:t>Longitude</w:t>
              </w:r>
            </w:moveFrom>
          </w:p>
        </w:tc>
        <w:tc>
          <w:tcPr>
            <w:tcW w:w="0" w:type="auto"/>
            <w:tcBorders>
              <w:bottom w:val="single" w:sz="0" w:space="0" w:color="auto"/>
            </w:tcBorders>
            <w:vAlign w:val="bottom"/>
          </w:tcPr>
          <w:p w14:paraId="3FF6D00A" w14:textId="5B7210DE" w:rsidR="008728AC" w:rsidDel="00C12054" w:rsidRDefault="006E7D87">
            <w:pPr>
              <w:jc w:val="center"/>
              <w:rPr>
                <w:moveFrom w:id="36" w:author="Archer, Althea A" w:date="2021-03-22T13:15:00Z"/>
              </w:rPr>
            </w:pPr>
            <w:moveFrom w:id="37" w:author="Archer, Althea A" w:date="2021-03-22T13:15:00Z">
              <w:r w:rsidDel="00C12054">
                <w:t>Elevation</w:t>
              </w:r>
            </w:moveFrom>
          </w:p>
        </w:tc>
        <w:tc>
          <w:tcPr>
            <w:tcW w:w="0" w:type="auto"/>
            <w:tcBorders>
              <w:bottom w:val="single" w:sz="0" w:space="0" w:color="auto"/>
            </w:tcBorders>
            <w:vAlign w:val="bottom"/>
          </w:tcPr>
          <w:p w14:paraId="7A97E666" w14:textId="49BDD486" w:rsidR="008728AC" w:rsidDel="00C12054" w:rsidRDefault="006A3DA2">
            <w:pPr>
              <w:jc w:val="center"/>
              <w:rPr>
                <w:moveFrom w:id="38" w:author="Archer, Althea A" w:date="2021-03-22T13:15:00Z"/>
              </w:rPr>
            </w:pPr>
            <w:moveFrom w:id="39" w:author="Archer, Althea A" w:date="2021-03-22T13:15:00Z">
              <w:r w:rsidDel="00C12054">
                <w:t>Land Cover</w:t>
              </w:r>
            </w:moveFrom>
          </w:p>
        </w:tc>
      </w:tr>
      <w:tr w:rsidR="008728AC" w:rsidDel="00C12054" w14:paraId="181F8628" w14:textId="0F48D4BD">
        <w:tc>
          <w:tcPr>
            <w:tcW w:w="0" w:type="auto"/>
          </w:tcPr>
          <w:p w14:paraId="23793C70" w14:textId="43E72A96" w:rsidR="008728AC" w:rsidDel="00C12054" w:rsidRDefault="006E7D87">
            <w:pPr>
              <w:jc w:val="center"/>
              <w:rPr>
                <w:moveFrom w:id="40" w:author="Archer, Althea A" w:date="2021-03-22T13:15:00Z"/>
              </w:rPr>
            </w:pPr>
            <w:moveFrom w:id="41" w:author="Archer, Althea A" w:date="2021-03-22T13:15:00Z">
              <w:r w:rsidDel="00C12054">
                <w:t>EI-1</w:t>
              </w:r>
            </w:moveFrom>
          </w:p>
        </w:tc>
        <w:tc>
          <w:tcPr>
            <w:tcW w:w="0" w:type="auto"/>
          </w:tcPr>
          <w:p w14:paraId="7D105A84" w14:textId="7F0F6041" w:rsidR="008728AC" w:rsidDel="00C12054" w:rsidRDefault="006E7D87">
            <w:pPr>
              <w:jc w:val="center"/>
              <w:rPr>
                <w:moveFrom w:id="42" w:author="Archer, Althea A" w:date="2021-03-22T13:15:00Z"/>
              </w:rPr>
            </w:pPr>
            <w:moveFrom w:id="43" w:author="Archer, Althea A" w:date="2021-03-22T13:15:00Z">
              <w:r w:rsidDel="00C12054">
                <w:t>13</w:t>
              </w:r>
              <w:r w:rsidR="00E8787F" w:rsidDel="00C12054">
                <w:t>º</w:t>
              </w:r>
              <w:r w:rsidDel="00C12054">
                <w:t xml:space="preserve"> 50.75’</w:t>
              </w:r>
            </w:moveFrom>
          </w:p>
        </w:tc>
        <w:tc>
          <w:tcPr>
            <w:tcW w:w="0" w:type="auto"/>
          </w:tcPr>
          <w:p w14:paraId="776D853E" w14:textId="7B820F79" w:rsidR="008728AC" w:rsidDel="00C12054" w:rsidRDefault="006E7D87">
            <w:pPr>
              <w:jc w:val="center"/>
              <w:rPr>
                <w:moveFrom w:id="44" w:author="Archer, Althea A" w:date="2021-03-22T13:15:00Z"/>
              </w:rPr>
            </w:pPr>
            <w:moveFrom w:id="45" w:author="Archer, Althea A" w:date="2021-03-22T13:15:00Z">
              <w:r w:rsidDel="00C12054">
                <w:t>89</w:t>
              </w:r>
              <w:r w:rsidR="00E8787F" w:rsidDel="00C12054">
                <w:t>º</w:t>
              </w:r>
              <w:r w:rsidDel="00C12054">
                <w:t xml:space="preserve"> 59.74’</w:t>
              </w:r>
            </w:moveFrom>
          </w:p>
        </w:tc>
        <w:tc>
          <w:tcPr>
            <w:tcW w:w="0" w:type="auto"/>
          </w:tcPr>
          <w:p w14:paraId="3F9D8F23" w14:textId="42548670" w:rsidR="008728AC" w:rsidDel="00C12054" w:rsidRDefault="006E7D87">
            <w:pPr>
              <w:jc w:val="center"/>
              <w:rPr>
                <w:moveFrom w:id="46" w:author="Archer, Althea A" w:date="2021-03-22T13:15:00Z"/>
              </w:rPr>
            </w:pPr>
            <w:moveFrom w:id="47" w:author="Archer, Althea A" w:date="2021-03-22T13:15:00Z">
              <w:r w:rsidDel="00C12054">
                <w:t>609</w:t>
              </w:r>
            </w:moveFrom>
          </w:p>
        </w:tc>
        <w:tc>
          <w:tcPr>
            <w:tcW w:w="0" w:type="auto"/>
          </w:tcPr>
          <w:p w14:paraId="1A89160C" w14:textId="52332615" w:rsidR="008728AC" w:rsidDel="00C12054" w:rsidRDefault="006E7D87">
            <w:pPr>
              <w:jc w:val="center"/>
              <w:rPr>
                <w:moveFrom w:id="48" w:author="Archer, Althea A" w:date="2021-03-22T13:15:00Z"/>
              </w:rPr>
            </w:pPr>
            <w:moveFrom w:id="49" w:author="Archer, Althea A" w:date="2021-03-22T13:15:00Z">
              <w:r w:rsidDel="00C12054">
                <w:t>Reforested deciduous forest</w:t>
              </w:r>
            </w:moveFrom>
          </w:p>
        </w:tc>
      </w:tr>
      <w:tr w:rsidR="008728AC" w:rsidDel="00C12054" w14:paraId="63518349" w14:textId="75953D4B">
        <w:tc>
          <w:tcPr>
            <w:tcW w:w="0" w:type="auto"/>
          </w:tcPr>
          <w:p w14:paraId="0C6A5E10" w14:textId="02E5977E" w:rsidR="008728AC" w:rsidDel="00C12054" w:rsidRDefault="006E7D87">
            <w:pPr>
              <w:jc w:val="center"/>
              <w:rPr>
                <w:moveFrom w:id="50" w:author="Archer, Althea A" w:date="2021-03-22T13:15:00Z"/>
              </w:rPr>
            </w:pPr>
            <w:moveFrom w:id="51" w:author="Archer, Althea A" w:date="2021-03-22T13:15:00Z">
              <w:r w:rsidDel="00C12054">
                <w:t>EI-2</w:t>
              </w:r>
            </w:moveFrom>
          </w:p>
        </w:tc>
        <w:tc>
          <w:tcPr>
            <w:tcW w:w="0" w:type="auto"/>
          </w:tcPr>
          <w:p w14:paraId="67A741C2" w14:textId="5D2080A6" w:rsidR="008728AC" w:rsidDel="00C12054" w:rsidRDefault="006E7D87">
            <w:pPr>
              <w:jc w:val="center"/>
              <w:rPr>
                <w:moveFrom w:id="52" w:author="Archer, Althea A" w:date="2021-03-22T13:15:00Z"/>
              </w:rPr>
            </w:pPr>
            <w:moveFrom w:id="53" w:author="Archer, Althea A" w:date="2021-03-22T13:15:00Z">
              <w:r w:rsidDel="00C12054">
                <w:t>13</w:t>
              </w:r>
              <w:r w:rsidR="00E8787F" w:rsidDel="00C12054">
                <w:t>º</w:t>
              </w:r>
              <w:r w:rsidDel="00C12054">
                <w:t xml:space="preserve"> 51.38’</w:t>
              </w:r>
            </w:moveFrom>
          </w:p>
        </w:tc>
        <w:tc>
          <w:tcPr>
            <w:tcW w:w="0" w:type="auto"/>
          </w:tcPr>
          <w:p w14:paraId="1692A74A" w14:textId="46FEC8C6" w:rsidR="008728AC" w:rsidDel="00C12054" w:rsidRDefault="006E7D87">
            <w:pPr>
              <w:jc w:val="center"/>
              <w:rPr>
                <w:moveFrom w:id="54" w:author="Archer, Althea A" w:date="2021-03-22T13:15:00Z"/>
              </w:rPr>
            </w:pPr>
            <w:moveFrom w:id="55" w:author="Archer, Althea A" w:date="2021-03-22T13:15:00Z">
              <w:r w:rsidDel="00C12054">
                <w:t>89</w:t>
              </w:r>
              <w:r w:rsidR="00E8787F" w:rsidDel="00C12054">
                <w:t>º</w:t>
              </w:r>
              <w:r w:rsidDel="00C12054">
                <w:t xml:space="preserve"> 58.24’</w:t>
              </w:r>
            </w:moveFrom>
          </w:p>
        </w:tc>
        <w:tc>
          <w:tcPr>
            <w:tcW w:w="0" w:type="auto"/>
          </w:tcPr>
          <w:p w14:paraId="1328865F" w14:textId="5AA8BDBE" w:rsidR="008728AC" w:rsidDel="00C12054" w:rsidRDefault="006E7D87">
            <w:pPr>
              <w:jc w:val="center"/>
              <w:rPr>
                <w:moveFrom w:id="56" w:author="Archer, Althea A" w:date="2021-03-22T13:15:00Z"/>
              </w:rPr>
            </w:pPr>
            <w:moveFrom w:id="57" w:author="Archer, Althea A" w:date="2021-03-22T13:15:00Z">
              <w:r w:rsidDel="00C12054">
                <w:t>958</w:t>
              </w:r>
            </w:moveFrom>
          </w:p>
        </w:tc>
        <w:tc>
          <w:tcPr>
            <w:tcW w:w="0" w:type="auto"/>
          </w:tcPr>
          <w:p w14:paraId="14B79EBD" w14:textId="63FCD571" w:rsidR="008728AC" w:rsidDel="00C12054" w:rsidRDefault="006E7D87">
            <w:pPr>
              <w:jc w:val="center"/>
              <w:rPr>
                <w:moveFrom w:id="58" w:author="Archer, Althea A" w:date="2021-03-22T13:15:00Z"/>
              </w:rPr>
            </w:pPr>
            <w:moveFrom w:id="59" w:author="Archer, Althea A" w:date="2021-03-22T13:15:00Z">
              <w:r w:rsidDel="00C12054">
                <w:t>Semi-deciduous forest</w:t>
              </w:r>
            </w:moveFrom>
          </w:p>
        </w:tc>
      </w:tr>
      <w:tr w:rsidR="008728AC" w:rsidDel="00C12054" w14:paraId="28DDF764" w14:textId="5A2F5996">
        <w:tc>
          <w:tcPr>
            <w:tcW w:w="0" w:type="auto"/>
          </w:tcPr>
          <w:p w14:paraId="4926846D" w14:textId="0E38E6A6" w:rsidR="008728AC" w:rsidDel="00C12054" w:rsidRDefault="006E7D87">
            <w:pPr>
              <w:jc w:val="center"/>
              <w:rPr>
                <w:moveFrom w:id="60" w:author="Archer, Althea A" w:date="2021-03-22T13:15:00Z"/>
              </w:rPr>
            </w:pPr>
            <w:moveFrom w:id="61" w:author="Archer, Althea A" w:date="2021-03-22T13:15:00Z">
              <w:r w:rsidDel="00C12054">
                <w:t>M-1</w:t>
              </w:r>
            </w:moveFrom>
          </w:p>
        </w:tc>
        <w:tc>
          <w:tcPr>
            <w:tcW w:w="0" w:type="auto"/>
          </w:tcPr>
          <w:p w14:paraId="65B31B91" w14:textId="5CCCEF16" w:rsidR="008728AC" w:rsidDel="00C12054" w:rsidRDefault="006E7D87">
            <w:pPr>
              <w:jc w:val="center"/>
              <w:rPr>
                <w:moveFrom w:id="62" w:author="Archer, Althea A" w:date="2021-03-22T13:15:00Z"/>
              </w:rPr>
            </w:pPr>
            <w:moveFrom w:id="63" w:author="Archer, Althea A" w:date="2021-03-22T13:15:00Z">
              <w:r w:rsidDel="00C12054">
                <w:t>14</w:t>
              </w:r>
              <w:r w:rsidR="00E8787F" w:rsidDel="00C12054">
                <w:t>º</w:t>
              </w:r>
              <w:r w:rsidDel="00C12054">
                <w:t xml:space="preserve"> 24.88’</w:t>
              </w:r>
            </w:moveFrom>
          </w:p>
        </w:tc>
        <w:tc>
          <w:tcPr>
            <w:tcW w:w="0" w:type="auto"/>
          </w:tcPr>
          <w:p w14:paraId="23357EF1" w14:textId="155484AB" w:rsidR="008728AC" w:rsidDel="00C12054" w:rsidRDefault="006E7D87">
            <w:pPr>
              <w:jc w:val="center"/>
              <w:rPr>
                <w:moveFrom w:id="64" w:author="Archer, Althea A" w:date="2021-03-22T13:15:00Z"/>
              </w:rPr>
            </w:pPr>
            <w:moveFrom w:id="65" w:author="Archer, Althea A" w:date="2021-03-22T13:15:00Z">
              <w:r w:rsidDel="00C12054">
                <w:t>89</w:t>
              </w:r>
              <w:r w:rsidR="00E8787F" w:rsidDel="00C12054">
                <w:t>º</w:t>
              </w:r>
              <w:r w:rsidDel="00C12054">
                <w:t xml:space="preserve"> 21.63’</w:t>
              </w:r>
            </w:moveFrom>
          </w:p>
        </w:tc>
        <w:tc>
          <w:tcPr>
            <w:tcW w:w="0" w:type="auto"/>
          </w:tcPr>
          <w:p w14:paraId="5653A14A" w14:textId="48C44F2B" w:rsidR="008728AC" w:rsidDel="00C12054" w:rsidRDefault="006E7D87">
            <w:pPr>
              <w:jc w:val="center"/>
              <w:rPr>
                <w:moveFrom w:id="66" w:author="Archer, Althea A" w:date="2021-03-22T13:15:00Z"/>
              </w:rPr>
            </w:pPr>
            <w:moveFrom w:id="67" w:author="Archer, Althea A" w:date="2021-03-22T13:15:00Z">
              <w:r w:rsidDel="00C12054">
                <w:t>2111</w:t>
              </w:r>
            </w:moveFrom>
          </w:p>
        </w:tc>
        <w:tc>
          <w:tcPr>
            <w:tcW w:w="0" w:type="auto"/>
          </w:tcPr>
          <w:p w14:paraId="615F877F" w14:textId="501F41E2" w:rsidR="008728AC" w:rsidDel="00C12054" w:rsidRDefault="006E7D87">
            <w:pPr>
              <w:jc w:val="center"/>
              <w:rPr>
                <w:moveFrom w:id="68" w:author="Archer, Althea A" w:date="2021-03-22T13:15:00Z"/>
              </w:rPr>
            </w:pPr>
            <w:moveFrom w:id="69" w:author="Archer, Althea A" w:date="2021-03-22T13:15:00Z">
              <w:r w:rsidDel="00C12054">
                <w:t>Cloud forest</w:t>
              </w:r>
            </w:moveFrom>
          </w:p>
        </w:tc>
      </w:tr>
      <w:tr w:rsidR="008728AC" w:rsidDel="00C12054" w14:paraId="2430A235" w14:textId="25C20412">
        <w:tc>
          <w:tcPr>
            <w:tcW w:w="0" w:type="auto"/>
          </w:tcPr>
          <w:p w14:paraId="66689284" w14:textId="6090D051" w:rsidR="008728AC" w:rsidDel="00C12054" w:rsidRDefault="006E7D87">
            <w:pPr>
              <w:jc w:val="center"/>
              <w:rPr>
                <w:moveFrom w:id="70" w:author="Archer, Althea A" w:date="2021-03-22T13:15:00Z"/>
              </w:rPr>
            </w:pPr>
            <w:moveFrom w:id="71" w:author="Archer, Althea A" w:date="2021-03-22T13:15:00Z">
              <w:r w:rsidDel="00C12054">
                <w:t>M-2</w:t>
              </w:r>
            </w:moveFrom>
          </w:p>
        </w:tc>
        <w:tc>
          <w:tcPr>
            <w:tcW w:w="0" w:type="auto"/>
          </w:tcPr>
          <w:p w14:paraId="54C9ADF7" w14:textId="6BB1AD5B" w:rsidR="008728AC" w:rsidDel="00C12054" w:rsidRDefault="006E7D87">
            <w:pPr>
              <w:jc w:val="center"/>
              <w:rPr>
                <w:moveFrom w:id="72" w:author="Archer, Althea A" w:date="2021-03-22T13:15:00Z"/>
              </w:rPr>
            </w:pPr>
            <w:moveFrom w:id="73" w:author="Archer, Althea A" w:date="2021-03-22T13:15:00Z">
              <w:r w:rsidDel="00C12054">
                <w:t>14</w:t>
              </w:r>
              <w:r w:rsidR="00E8787F" w:rsidDel="00C12054">
                <w:t>º</w:t>
              </w:r>
              <w:r w:rsidDel="00C12054">
                <w:t xml:space="preserve"> 23.19’</w:t>
              </w:r>
            </w:moveFrom>
          </w:p>
        </w:tc>
        <w:tc>
          <w:tcPr>
            <w:tcW w:w="0" w:type="auto"/>
          </w:tcPr>
          <w:p w14:paraId="5823B8AB" w14:textId="58C246D8" w:rsidR="008728AC" w:rsidDel="00C12054" w:rsidRDefault="006E7D87">
            <w:pPr>
              <w:jc w:val="center"/>
              <w:rPr>
                <w:moveFrom w:id="74" w:author="Archer, Althea A" w:date="2021-03-22T13:15:00Z"/>
              </w:rPr>
            </w:pPr>
            <w:moveFrom w:id="75" w:author="Archer, Althea A" w:date="2021-03-22T13:15:00Z">
              <w:r w:rsidDel="00C12054">
                <w:t>89</w:t>
              </w:r>
              <w:r w:rsidR="00E8787F" w:rsidDel="00C12054">
                <w:t>º</w:t>
              </w:r>
              <w:r w:rsidDel="00C12054">
                <w:t xml:space="preserve"> 22.33’</w:t>
              </w:r>
            </w:moveFrom>
          </w:p>
        </w:tc>
        <w:tc>
          <w:tcPr>
            <w:tcW w:w="0" w:type="auto"/>
          </w:tcPr>
          <w:p w14:paraId="6D704D16" w14:textId="0CCA2B4F" w:rsidR="008728AC" w:rsidDel="00C12054" w:rsidRDefault="006E7D87">
            <w:pPr>
              <w:jc w:val="center"/>
              <w:rPr>
                <w:moveFrom w:id="76" w:author="Archer, Althea A" w:date="2021-03-22T13:15:00Z"/>
              </w:rPr>
            </w:pPr>
            <w:moveFrom w:id="77" w:author="Archer, Althea A" w:date="2021-03-22T13:15:00Z">
              <w:r w:rsidDel="00C12054">
                <w:t>1755</w:t>
              </w:r>
            </w:moveFrom>
          </w:p>
        </w:tc>
        <w:tc>
          <w:tcPr>
            <w:tcW w:w="0" w:type="auto"/>
          </w:tcPr>
          <w:p w14:paraId="084A4473" w14:textId="7A3386A9" w:rsidR="008728AC" w:rsidDel="00C12054" w:rsidRDefault="006E7D87">
            <w:pPr>
              <w:jc w:val="center"/>
              <w:rPr>
                <w:moveFrom w:id="78" w:author="Archer, Althea A" w:date="2021-03-22T13:15:00Z"/>
              </w:rPr>
            </w:pPr>
            <w:moveFrom w:id="79" w:author="Archer, Althea A" w:date="2021-03-22T13:15:00Z">
              <w:r w:rsidDel="00C12054">
                <w:t>Pine/oak forest</w:t>
              </w:r>
            </w:moveFrom>
          </w:p>
        </w:tc>
      </w:tr>
      <w:tr w:rsidR="008728AC" w:rsidDel="00C12054" w14:paraId="1E2C5761" w14:textId="57A84AF3">
        <w:tc>
          <w:tcPr>
            <w:tcW w:w="0" w:type="auto"/>
          </w:tcPr>
          <w:p w14:paraId="78CB8818" w14:textId="1B906966" w:rsidR="008728AC" w:rsidDel="00C12054" w:rsidRDefault="006E7D87">
            <w:pPr>
              <w:jc w:val="center"/>
              <w:rPr>
                <w:moveFrom w:id="80" w:author="Archer, Althea A" w:date="2021-03-22T13:15:00Z"/>
              </w:rPr>
            </w:pPr>
            <w:moveFrom w:id="81" w:author="Archer, Althea A" w:date="2021-03-22T13:15:00Z">
              <w:r w:rsidDel="00C12054">
                <w:t>N-1</w:t>
              </w:r>
            </w:moveFrom>
          </w:p>
        </w:tc>
        <w:tc>
          <w:tcPr>
            <w:tcW w:w="0" w:type="auto"/>
          </w:tcPr>
          <w:p w14:paraId="3330ED71" w14:textId="1B3B4549" w:rsidR="008728AC" w:rsidDel="00C12054" w:rsidRDefault="006E7D87">
            <w:pPr>
              <w:jc w:val="center"/>
              <w:rPr>
                <w:moveFrom w:id="82" w:author="Archer, Althea A" w:date="2021-03-22T13:15:00Z"/>
              </w:rPr>
            </w:pPr>
            <w:moveFrom w:id="83" w:author="Archer, Althea A" w:date="2021-03-22T13:15:00Z">
              <w:r w:rsidDel="00C12054">
                <w:t>13</w:t>
              </w:r>
              <w:r w:rsidR="00E8787F" w:rsidDel="00C12054">
                <w:t>º</w:t>
              </w:r>
              <w:r w:rsidDel="00C12054">
                <w:t xml:space="preserve"> 19.95’</w:t>
              </w:r>
            </w:moveFrom>
          </w:p>
        </w:tc>
        <w:tc>
          <w:tcPr>
            <w:tcW w:w="0" w:type="auto"/>
          </w:tcPr>
          <w:p w14:paraId="7711D11A" w14:textId="6030A6CB" w:rsidR="008728AC" w:rsidDel="00C12054" w:rsidRDefault="006E7D87">
            <w:pPr>
              <w:jc w:val="center"/>
              <w:rPr>
                <w:moveFrom w:id="84" w:author="Archer, Althea A" w:date="2021-03-22T13:15:00Z"/>
              </w:rPr>
            </w:pPr>
            <w:moveFrom w:id="85" w:author="Archer, Althea A" w:date="2021-03-22T13:15:00Z">
              <w:r w:rsidDel="00C12054">
                <w:t>88</w:t>
              </w:r>
              <w:r w:rsidR="00E8787F" w:rsidDel="00C12054">
                <w:t>º</w:t>
              </w:r>
              <w:r w:rsidDel="00C12054">
                <w:t xml:space="preserve"> 43.63’</w:t>
              </w:r>
            </w:moveFrom>
          </w:p>
        </w:tc>
        <w:tc>
          <w:tcPr>
            <w:tcW w:w="0" w:type="auto"/>
          </w:tcPr>
          <w:p w14:paraId="018FD679" w14:textId="310D70D6" w:rsidR="008728AC" w:rsidDel="00C12054" w:rsidRDefault="006E7D87">
            <w:pPr>
              <w:jc w:val="center"/>
              <w:rPr>
                <w:moveFrom w:id="86" w:author="Archer, Althea A" w:date="2021-03-22T13:15:00Z"/>
              </w:rPr>
            </w:pPr>
            <w:moveFrom w:id="87" w:author="Archer, Althea A" w:date="2021-03-22T13:15:00Z">
              <w:r w:rsidDel="00C12054">
                <w:t>3</w:t>
              </w:r>
            </w:moveFrom>
          </w:p>
        </w:tc>
        <w:tc>
          <w:tcPr>
            <w:tcW w:w="0" w:type="auto"/>
          </w:tcPr>
          <w:p w14:paraId="06239589" w14:textId="24E3F12E" w:rsidR="008728AC" w:rsidDel="00C12054" w:rsidRDefault="006E7D87">
            <w:pPr>
              <w:jc w:val="center"/>
              <w:rPr>
                <w:moveFrom w:id="88" w:author="Archer, Althea A" w:date="2021-03-22T13:15:00Z"/>
              </w:rPr>
            </w:pPr>
            <w:moveFrom w:id="89" w:author="Archer, Althea A" w:date="2021-03-22T13:15:00Z">
              <w:r w:rsidDel="00C12054">
                <w:t>Alluvial forest with secondary growth</w:t>
              </w:r>
            </w:moveFrom>
          </w:p>
        </w:tc>
      </w:tr>
      <w:tr w:rsidR="008728AC" w:rsidDel="00C12054" w14:paraId="444136E1" w14:textId="58B529E0">
        <w:tc>
          <w:tcPr>
            <w:tcW w:w="0" w:type="auto"/>
          </w:tcPr>
          <w:p w14:paraId="2620E277" w14:textId="15BEA875" w:rsidR="008728AC" w:rsidDel="00C12054" w:rsidRDefault="006E7D87">
            <w:pPr>
              <w:jc w:val="center"/>
              <w:rPr>
                <w:moveFrom w:id="90" w:author="Archer, Althea A" w:date="2021-03-22T13:15:00Z"/>
              </w:rPr>
            </w:pPr>
            <w:moveFrom w:id="91" w:author="Archer, Althea A" w:date="2021-03-22T13:15:00Z">
              <w:r w:rsidDel="00C12054">
                <w:t>N-2</w:t>
              </w:r>
            </w:moveFrom>
          </w:p>
        </w:tc>
        <w:tc>
          <w:tcPr>
            <w:tcW w:w="0" w:type="auto"/>
          </w:tcPr>
          <w:p w14:paraId="569CA896" w14:textId="3F8C47FC" w:rsidR="008728AC" w:rsidDel="00C12054" w:rsidRDefault="006E7D87">
            <w:pPr>
              <w:jc w:val="center"/>
              <w:rPr>
                <w:moveFrom w:id="92" w:author="Archer, Althea A" w:date="2021-03-22T13:15:00Z"/>
              </w:rPr>
            </w:pPr>
            <w:moveFrom w:id="93" w:author="Archer, Althea A" w:date="2021-03-22T13:15:00Z">
              <w:r w:rsidDel="00C12054">
                <w:t>13</w:t>
              </w:r>
              <w:r w:rsidR="00E8787F" w:rsidDel="00C12054">
                <w:t>º</w:t>
              </w:r>
              <w:r w:rsidDel="00C12054">
                <w:t xml:space="preserve"> 22.03’</w:t>
              </w:r>
            </w:moveFrom>
          </w:p>
        </w:tc>
        <w:tc>
          <w:tcPr>
            <w:tcW w:w="0" w:type="auto"/>
          </w:tcPr>
          <w:p w14:paraId="52FC7146" w14:textId="4F26A406" w:rsidR="008728AC" w:rsidDel="00C12054" w:rsidRDefault="006E7D87">
            <w:pPr>
              <w:jc w:val="center"/>
              <w:rPr>
                <w:moveFrom w:id="94" w:author="Archer, Althea A" w:date="2021-03-22T13:15:00Z"/>
              </w:rPr>
            </w:pPr>
            <w:moveFrom w:id="95" w:author="Archer, Althea A" w:date="2021-03-22T13:15:00Z">
              <w:r w:rsidDel="00C12054">
                <w:t>88</w:t>
              </w:r>
              <w:r w:rsidR="00E8787F" w:rsidDel="00C12054">
                <w:t>º</w:t>
              </w:r>
              <w:r w:rsidDel="00C12054">
                <w:t xml:space="preserve"> 43.30’</w:t>
              </w:r>
            </w:moveFrom>
          </w:p>
        </w:tc>
        <w:tc>
          <w:tcPr>
            <w:tcW w:w="0" w:type="auto"/>
          </w:tcPr>
          <w:p w14:paraId="39926671" w14:textId="01505CFE" w:rsidR="008728AC" w:rsidDel="00C12054" w:rsidRDefault="006E7D87">
            <w:pPr>
              <w:jc w:val="center"/>
              <w:rPr>
                <w:moveFrom w:id="96" w:author="Archer, Althea A" w:date="2021-03-22T13:15:00Z"/>
              </w:rPr>
            </w:pPr>
            <w:moveFrom w:id="97" w:author="Archer, Althea A" w:date="2021-03-22T13:15:00Z">
              <w:r w:rsidDel="00C12054">
                <w:t>2</w:t>
              </w:r>
            </w:moveFrom>
          </w:p>
        </w:tc>
        <w:tc>
          <w:tcPr>
            <w:tcW w:w="0" w:type="auto"/>
          </w:tcPr>
          <w:p w14:paraId="4070D8FD" w14:textId="06D29BF1" w:rsidR="008728AC" w:rsidDel="00C12054" w:rsidRDefault="006E7D87">
            <w:pPr>
              <w:jc w:val="center"/>
              <w:rPr>
                <w:moveFrom w:id="98" w:author="Archer, Althea A" w:date="2021-03-22T13:15:00Z"/>
              </w:rPr>
            </w:pPr>
            <w:moveFrom w:id="99" w:author="Archer, Althea A" w:date="2021-03-22T13:15:00Z">
              <w:r w:rsidDel="00C12054">
                <w:t>Alluvial forest</w:t>
              </w:r>
            </w:moveFrom>
          </w:p>
        </w:tc>
      </w:tr>
    </w:tbl>
    <w:p w14:paraId="42978C79" w14:textId="39146637" w:rsidR="00C85894" w:rsidDel="00C12054" w:rsidRDefault="00C85894" w:rsidP="00E8787F">
      <w:pPr>
        <w:ind w:firstLine="720"/>
        <w:rPr>
          <w:moveFrom w:id="100" w:author="Archer, Althea A" w:date="2021-03-22T13:15:00Z"/>
        </w:rPr>
      </w:pPr>
    </w:p>
    <w:moveFromRangeEnd w:id="27"/>
    <w:p w14:paraId="4E53945F" w14:textId="77777777" w:rsidR="008429C4" w:rsidRDefault="006A3DA2" w:rsidP="00E8787F">
      <w:pPr>
        <w:ind w:firstLine="720"/>
      </w:pPr>
      <w:r>
        <w:t>T</w:t>
      </w:r>
      <w:r w:rsidR="00665E51">
        <w:t xml:space="preserve">o access almost any terrestrial </w:t>
      </w:r>
      <w:r>
        <w:t xml:space="preserve">cover type </w:t>
      </w:r>
      <w:r w:rsidR="00665E51">
        <w:t>in areas with limited number of roads, we modified standardized vehicle</w:t>
      </w:r>
      <w:r>
        <w:t>-</w:t>
      </w:r>
      <w:r w:rsidR="00665E51">
        <w:t>based roadside surveys (</w:t>
      </w:r>
      <w:proofErr w:type="spellStart"/>
      <w:r w:rsidR="00665E51">
        <w:t>Takats</w:t>
      </w:r>
      <w:proofErr w:type="spellEnd"/>
      <w:r w:rsidR="00665E51">
        <w:t xml:space="preserve"> et al. 2001) to surveys</w:t>
      </w:r>
      <w:r w:rsidR="00910778">
        <w:t xml:space="preserve"> </w:t>
      </w:r>
      <w:r>
        <w:t xml:space="preserve">on foot </w:t>
      </w:r>
      <w:r w:rsidR="00224FEC">
        <w:t xml:space="preserve">(Fuller and Mosher 1987) and adapted parts of a </w:t>
      </w:r>
      <w:r w:rsidR="0096497B">
        <w:t xml:space="preserve">survey </w:t>
      </w:r>
      <w:r w:rsidR="00224FEC">
        <w:t>protocol used in Costa Rica (</w:t>
      </w:r>
      <w:proofErr w:type="spellStart"/>
      <w:r w:rsidR="00224FEC">
        <w:t>Enrı́quez</w:t>
      </w:r>
      <w:proofErr w:type="spellEnd"/>
      <w:r w:rsidR="00224FEC">
        <w:t xml:space="preserve"> and Rangel-Salazar 2001).  </w:t>
      </w:r>
      <w:r w:rsidR="006E7D87">
        <w:t>This study</w:t>
      </w:r>
      <w:r w:rsidR="00224FEC">
        <w:t xml:space="preserve"> </w:t>
      </w:r>
      <w:r w:rsidR="006E7D87">
        <w:t xml:space="preserve">was an extension of previous research completed in the western half of El </w:t>
      </w:r>
      <w:proofErr w:type="spellStart"/>
      <w:r w:rsidR="006E7D87">
        <w:t>Imposible</w:t>
      </w:r>
      <w:proofErr w:type="spellEnd"/>
      <w:r w:rsidR="006E7D87">
        <w:t xml:space="preserve"> NP (West 1988). </w:t>
      </w:r>
    </w:p>
    <w:p w14:paraId="6A8853BA" w14:textId="63339E7A" w:rsidR="008728AC" w:rsidRDefault="006E7D87" w:rsidP="00E8787F">
      <w:pPr>
        <w:ind w:firstLine="720"/>
      </w:pPr>
      <w:r>
        <w:t>We created six 2-km</w:t>
      </w:r>
      <w:r w:rsidR="0096497B">
        <w:t>-</w:t>
      </w:r>
      <w:r>
        <w:t xml:space="preserve">long survey routes (transects) that each included 10 permanent survey </w:t>
      </w:r>
      <w:r w:rsidR="0096497B">
        <w:t xml:space="preserve">points </w:t>
      </w:r>
      <w:r>
        <w:t>at 200</w:t>
      </w:r>
      <w:r w:rsidR="0096497B">
        <w:t>-</w:t>
      </w:r>
      <w:r>
        <w:t xml:space="preserve">m intervals. </w:t>
      </w:r>
      <w:r w:rsidR="0096497B">
        <w:t>We established t</w:t>
      </w:r>
      <w:r>
        <w:t xml:space="preserve">wo </w:t>
      </w:r>
      <w:r w:rsidR="00224FEC">
        <w:t xml:space="preserve">of these </w:t>
      </w:r>
      <w:r>
        <w:t>routes</w:t>
      </w:r>
      <w:r w:rsidR="00224FEC">
        <w:t>,</w:t>
      </w:r>
      <w:r>
        <w:t xml:space="preserve"> </w:t>
      </w:r>
      <w:r w:rsidR="00224FEC">
        <w:t xml:space="preserve">representing different </w:t>
      </w:r>
      <w:r w:rsidR="0096497B">
        <w:t>cover types</w:t>
      </w:r>
      <w:r w:rsidR="00224FEC">
        <w:t xml:space="preserve">, </w:t>
      </w:r>
      <w:r>
        <w:t>in each protected area (Table 1).</w:t>
      </w:r>
      <w:r w:rsidR="00224FEC">
        <w:t xml:space="preserve">  </w:t>
      </w:r>
      <w:r w:rsidR="00224FEC">
        <w:rPr>
          <w:shd w:val="clear" w:color="auto" w:fill="FFFFFF"/>
        </w:rPr>
        <w:t xml:space="preserve">For each of the 60 </w:t>
      </w:r>
      <w:r w:rsidR="00763203">
        <w:rPr>
          <w:shd w:val="clear" w:color="auto" w:fill="FFFFFF"/>
        </w:rPr>
        <w:t xml:space="preserve">permanent </w:t>
      </w:r>
      <w:r w:rsidR="00224FEC">
        <w:rPr>
          <w:shd w:val="clear" w:color="auto" w:fill="FFFFFF"/>
        </w:rPr>
        <w:t xml:space="preserve">points, </w:t>
      </w:r>
      <w:r w:rsidR="00910778">
        <w:rPr>
          <w:shd w:val="clear" w:color="auto" w:fill="FFFFFF"/>
        </w:rPr>
        <w:t xml:space="preserve">we took </w:t>
      </w:r>
      <w:r w:rsidR="00224FEC">
        <w:rPr>
          <w:shd w:val="clear" w:color="auto" w:fill="FFFFFF"/>
        </w:rPr>
        <w:t xml:space="preserve">detailed vegetative descriptions, </w:t>
      </w:r>
      <w:r w:rsidR="0096497B">
        <w:rPr>
          <w:shd w:val="clear" w:color="auto" w:fill="FFFFFF"/>
        </w:rPr>
        <w:t xml:space="preserve">elevation </w:t>
      </w:r>
      <w:r w:rsidR="00224FEC">
        <w:rPr>
          <w:shd w:val="clear" w:color="auto" w:fill="FFFFFF"/>
        </w:rPr>
        <w:t>readings, photo points</w:t>
      </w:r>
      <w:r w:rsidR="00EB6B8B">
        <w:rPr>
          <w:shd w:val="clear" w:color="auto" w:fill="FFFFFF"/>
        </w:rPr>
        <w:t xml:space="preserve">, </w:t>
      </w:r>
      <w:r w:rsidR="0096497B">
        <w:rPr>
          <w:shd w:val="clear" w:color="auto" w:fill="FFFFFF"/>
        </w:rPr>
        <w:t xml:space="preserve">and </w:t>
      </w:r>
      <w:r w:rsidR="00224FEC">
        <w:rPr>
          <w:shd w:val="clear" w:color="auto" w:fill="FFFFFF"/>
        </w:rPr>
        <w:t>GPS readings and the points were marked with flagging.</w:t>
      </w:r>
    </w:p>
    <w:p w14:paraId="63DCD1C5" w14:textId="4B9373CA" w:rsidR="00EB6B8B" w:rsidRDefault="00910778" w:rsidP="00E8787F">
      <w:pPr>
        <w:ind w:firstLine="720"/>
      </w:pPr>
      <w:r>
        <w:t>Each s</w:t>
      </w:r>
      <w:r w:rsidR="006E7D87">
        <w:t xml:space="preserve">urvey began at local twilight </w:t>
      </w:r>
      <w:r>
        <w:t xml:space="preserve">during the breeding season (March to May) </w:t>
      </w:r>
      <w:r w:rsidR="006E7D87">
        <w:t xml:space="preserve">and took approximately five hours to complete. </w:t>
      </w:r>
      <w:r>
        <w:t xml:space="preserve"> </w:t>
      </w:r>
      <w:r w:rsidR="006E7D87">
        <w:t xml:space="preserve">At </w:t>
      </w:r>
      <w:r w:rsidR="00275847">
        <w:t>each</w:t>
      </w:r>
      <w:r>
        <w:t xml:space="preserve"> </w:t>
      </w:r>
      <w:r w:rsidR="006E7D87">
        <w:t xml:space="preserve">station, we measured and recorded environmental conditions including precipitation, cloud cover, fog cover, moon phase, </w:t>
      </w:r>
      <w:r w:rsidR="0096497B">
        <w:t xml:space="preserve">and </w:t>
      </w:r>
      <w:r w:rsidR="006E7D87">
        <w:t>noise level</w:t>
      </w:r>
      <w:r>
        <w:t xml:space="preserve">, and used </w:t>
      </w:r>
      <w:r>
        <w:lastRenderedPageBreak/>
        <w:t>a Brunton Sherpa (Brunton</w:t>
      </w:r>
      <w:r w:rsidR="00EF79BF">
        <w:t xml:space="preserve"> Co., Riverton, WY, USA</w:t>
      </w:r>
      <w:r>
        <w:t xml:space="preserve">) </w:t>
      </w:r>
      <w:r w:rsidR="009B4691">
        <w:t xml:space="preserve">for </w:t>
      </w:r>
      <w:r w:rsidR="00275847">
        <w:t>measurements</w:t>
      </w:r>
      <w:r w:rsidR="00BF3924">
        <w:t xml:space="preserve"> of</w:t>
      </w:r>
      <w:r w:rsidR="009B4691">
        <w:t xml:space="preserve"> </w:t>
      </w:r>
      <w:r>
        <w:t xml:space="preserve">temperature, wind speed, </w:t>
      </w:r>
      <w:r w:rsidR="009B4691">
        <w:t xml:space="preserve">and </w:t>
      </w:r>
      <w:r>
        <w:t>barometric pressure</w:t>
      </w:r>
      <w:r w:rsidR="006E7D87">
        <w:t xml:space="preserve">. </w:t>
      </w:r>
    </w:p>
    <w:p w14:paraId="488206EA" w14:textId="4B31EED4" w:rsidR="00763203" w:rsidRPr="004A518D" w:rsidRDefault="0096497B" w:rsidP="00763203">
      <w:pPr>
        <w:ind w:firstLine="720"/>
        <w:rPr>
          <w:color w:val="000000" w:themeColor="text1"/>
        </w:rPr>
      </w:pPr>
      <w:r>
        <w:t>We began each</w:t>
      </w:r>
      <w:r w:rsidR="006E7D87">
        <w:t xml:space="preserve"> acoustic survey with passive listening for two minutes, followed by a three-minute broadcast</w:t>
      </w:r>
      <w:r>
        <w:t>ed</w:t>
      </w:r>
      <w:r w:rsidR="006E7D87">
        <w:t xml:space="preserve"> call, and ending with seven minutes of silent listening. </w:t>
      </w:r>
      <w:r w:rsidR="00763203">
        <w:t xml:space="preserve">When we detected an owl(s), we recorded </w:t>
      </w:r>
      <w:r>
        <w:t xml:space="preserve">the number of </w:t>
      </w:r>
      <w:r w:rsidR="00763203">
        <w:rPr>
          <w:shd w:val="clear" w:color="auto" w:fill="FFFFFF"/>
        </w:rPr>
        <w:t>owl</w:t>
      </w:r>
      <w:r>
        <w:rPr>
          <w:shd w:val="clear" w:color="auto" w:fill="FFFFFF"/>
        </w:rPr>
        <w:t>s</w:t>
      </w:r>
      <w:r w:rsidR="00763203">
        <w:rPr>
          <w:shd w:val="clear" w:color="auto" w:fill="FFFFFF"/>
        </w:rPr>
        <w:t xml:space="preserve">, </w:t>
      </w:r>
      <w:r w:rsidR="00BF3924">
        <w:rPr>
          <w:shd w:val="clear" w:color="auto" w:fill="FFFFFF"/>
        </w:rPr>
        <w:t>species spontaneously vocalizing</w:t>
      </w:r>
      <w:r w:rsidR="00763203">
        <w:rPr>
          <w:shd w:val="clear" w:color="auto" w:fill="FFFFFF"/>
        </w:rPr>
        <w:t>, species</w:t>
      </w:r>
      <w:r>
        <w:rPr>
          <w:shd w:val="clear" w:color="auto" w:fill="FFFFFF"/>
        </w:rPr>
        <w:t xml:space="preserve"> vocalization broadcasted</w:t>
      </w:r>
      <w:r w:rsidR="00763203">
        <w:rPr>
          <w:shd w:val="clear" w:color="auto" w:fill="FFFFFF"/>
        </w:rPr>
        <w:t>, species responses to broadcast</w:t>
      </w:r>
      <w:r>
        <w:rPr>
          <w:shd w:val="clear" w:color="auto" w:fill="FFFFFF"/>
        </w:rPr>
        <w:t>ed vocalizations</w:t>
      </w:r>
      <w:r w:rsidR="00763203">
        <w:rPr>
          <w:shd w:val="clear" w:color="auto" w:fill="FFFFFF"/>
        </w:rPr>
        <w:t xml:space="preserve">, </w:t>
      </w:r>
      <w:r>
        <w:rPr>
          <w:shd w:val="clear" w:color="auto" w:fill="FFFFFF"/>
        </w:rPr>
        <w:t xml:space="preserve">estimated </w:t>
      </w:r>
      <w:r w:rsidR="00763203">
        <w:rPr>
          <w:shd w:val="clear" w:color="auto" w:fill="FFFFFF"/>
        </w:rPr>
        <w:t>distance</w:t>
      </w:r>
      <w:r>
        <w:rPr>
          <w:shd w:val="clear" w:color="auto" w:fill="FFFFFF"/>
        </w:rPr>
        <w:t>,</w:t>
      </w:r>
      <w:r w:rsidR="00763203">
        <w:rPr>
          <w:shd w:val="clear" w:color="auto" w:fill="FFFFFF"/>
        </w:rPr>
        <w:t xml:space="preserve"> and direction</w:t>
      </w:r>
      <w:r w:rsidR="004A518D">
        <w:rPr>
          <w:shd w:val="clear" w:color="auto" w:fill="FFFFFF"/>
        </w:rPr>
        <w:t>.</w:t>
      </w:r>
    </w:p>
    <w:p w14:paraId="3EFE4AF0" w14:textId="5BED42ED" w:rsidR="00910778" w:rsidRDefault="009B4691" w:rsidP="00E8787F">
      <w:pPr>
        <w:ind w:firstLine="720"/>
        <w:rPr>
          <w:shd w:val="clear" w:color="auto" w:fill="FFFFFF"/>
        </w:rPr>
      </w:pPr>
      <w:r>
        <w:t xml:space="preserve">To broadcast owl vocalizations, we used a </w:t>
      </w:r>
      <w:r>
        <w:rPr>
          <w:shd w:val="clear" w:color="auto" w:fill="FFFFFF"/>
        </w:rPr>
        <w:t xml:space="preserve">Sony Walkman Sports </w:t>
      </w:r>
      <w:r w:rsidR="00EF79BF">
        <w:rPr>
          <w:shd w:val="clear" w:color="auto" w:fill="FFFFFF"/>
        </w:rPr>
        <w:t>(</w:t>
      </w:r>
      <w:r w:rsidR="00FB3CA0">
        <w:rPr>
          <w:shd w:val="clear" w:color="auto" w:fill="FFFFFF"/>
        </w:rPr>
        <w:t xml:space="preserve">model </w:t>
      </w:r>
      <w:r w:rsidR="00EF79BF">
        <w:rPr>
          <w:shd w:val="clear" w:color="auto" w:fill="FFFFFF"/>
        </w:rPr>
        <w:t xml:space="preserve">WM-FS221, Sony Corp., Oradell, NJ, USA) </w:t>
      </w:r>
      <w:r>
        <w:rPr>
          <w:shd w:val="clear" w:color="auto" w:fill="FFFFFF"/>
        </w:rPr>
        <w:t xml:space="preserve">cassette tape player (2002-2005) and a CD player </w:t>
      </w:r>
      <w:r w:rsidR="00EF79BF">
        <w:rPr>
          <w:shd w:val="clear" w:color="auto" w:fill="FFFFFF"/>
        </w:rPr>
        <w:t xml:space="preserve">(Sony Portable CD Player, </w:t>
      </w:r>
      <w:r w:rsidR="00FB3CA0">
        <w:rPr>
          <w:shd w:val="clear" w:color="auto" w:fill="FFFFFF"/>
        </w:rPr>
        <w:t xml:space="preserve">model </w:t>
      </w:r>
      <w:r w:rsidR="00EF79BF">
        <w:rPr>
          <w:shd w:val="clear" w:color="auto" w:fill="FFFFFF"/>
        </w:rPr>
        <w:t xml:space="preserve">D-NS707F, Sony Electronics Inc., San Diego, CA, USA) </w:t>
      </w:r>
      <w:r>
        <w:rPr>
          <w:shd w:val="clear" w:color="auto" w:fill="FFFFFF"/>
        </w:rPr>
        <w:t>(2007-2013) with a hand-held mini amplifier/speaker</w:t>
      </w:r>
      <w:r w:rsidR="00EF79BF">
        <w:rPr>
          <w:shd w:val="clear" w:color="auto" w:fill="FFFFFF"/>
        </w:rPr>
        <w:t xml:space="preserve"> (Radio Shack, Fort Worth, TX, USA)</w:t>
      </w:r>
      <w:r>
        <w:rPr>
          <w:shd w:val="clear" w:color="auto" w:fill="FFFFFF"/>
        </w:rPr>
        <w:t xml:space="preserve"> (speaker frequency response: 100-10,000Hz; which includes the call frequency of the owls). </w:t>
      </w:r>
      <w:r w:rsidR="00EF79BF">
        <w:rPr>
          <w:shd w:val="clear" w:color="auto" w:fill="FFFFFF"/>
        </w:rPr>
        <w:t xml:space="preserve">The players were connected to the speaker with an audio dubbing cable (Gold Series 42-2607, Radio Shack, Fort Worth, TX, USA).  </w:t>
      </w:r>
      <w:r w:rsidR="0081486F">
        <w:rPr>
          <w:shd w:val="clear" w:color="auto" w:fill="FFFFFF"/>
        </w:rPr>
        <w:t>We measured the playback levels with a VLIKE sound level meter (</w:t>
      </w:r>
      <w:proofErr w:type="spellStart"/>
      <w:r w:rsidR="0081486F">
        <w:rPr>
          <w:shd w:val="clear" w:color="auto" w:fill="FFFFFF"/>
        </w:rPr>
        <w:t>Gungzhoul</w:t>
      </w:r>
      <w:proofErr w:type="spellEnd"/>
      <w:r w:rsidR="0081486F">
        <w:rPr>
          <w:shd w:val="clear" w:color="auto" w:fill="FFFFFF"/>
        </w:rPr>
        <w:t xml:space="preserve"> Like Technologies Co. Inc., Guangdong, China)</w:t>
      </w:r>
      <w:r w:rsidR="003C7614">
        <w:rPr>
          <w:shd w:val="clear" w:color="auto" w:fill="FFFFFF"/>
        </w:rPr>
        <w:t xml:space="preserve"> and a</w:t>
      </w:r>
      <w:r w:rsidR="0081486F">
        <w:rPr>
          <w:shd w:val="clear" w:color="auto" w:fill="FFFFFF"/>
        </w:rPr>
        <w:t xml:space="preserve">t 1 m from the speaker the SPL was _____ ±1.5 </w:t>
      </w:r>
      <w:proofErr w:type="spellStart"/>
      <w:r w:rsidR="0081486F">
        <w:rPr>
          <w:shd w:val="clear" w:color="auto" w:fill="FFFFFF"/>
        </w:rPr>
        <w:t>dB.</w:t>
      </w:r>
      <w:proofErr w:type="spellEnd"/>
      <w:r w:rsidR="0081486F">
        <w:rPr>
          <w:shd w:val="clear" w:color="auto" w:fill="FFFFFF"/>
        </w:rPr>
        <w:t xml:space="preserve">  </w:t>
      </w:r>
    </w:p>
    <w:p w14:paraId="68C9B411" w14:textId="1BD3D349" w:rsidR="00EB6B8B" w:rsidRDefault="0096497B" w:rsidP="00EB6B8B">
      <w:pPr>
        <w:ind w:firstLine="720"/>
      </w:pPr>
      <w:r>
        <w:rPr>
          <w:shd w:val="clear" w:color="auto" w:fill="FFFFFF"/>
        </w:rPr>
        <w:t>A</w:t>
      </w:r>
      <w:r w:rsidR="00BF3924">
        <w:rPr>
          <w:shd w:val="clear" w:color="auto" w:fill="FFFFFF"/>
        </w:rPr>
        <w:t xml:space="preserve">s much as possible </w:t>
      </w:r>
      <w:r w:rsidR="00EB6B8B">
        <w:rPr>
          <w:shd w:val="clear" w:color="auto" w:fill="FFFFFF"/>
        </w:rPr>
        <w:t xml:space="preserve">we </w:t>
      </w:r>
      <w:r>
        <w:rPr>
          <w:shd w:val="clear" w:color="auto" w:fill="FFFFFF"/>
        </w:rPr>
        <w:t xml:space="preserve">used owl vocalizations </w:t>
      </w:r>
      <w:r w:rsidR="00EB6B8B">
        <w:rPr>
          <w:shd w:val="clear" w:color="auto" w:fill="FFFFFF"/>
        </w:rPr>
        <w:t>recorded local</w:t>
      </w:r>
      <w:r>
        <w:rPr>
          <w:shd w:val="clear" w:color="auto" w:fill="FFFFFF"/>
        </w:rPr>
        <w:t>ly</w:t>
      </w:r>
      <w:r w:rsidR="00EB6B8B">
        <w:rPr>
          <w:shd w:val="clear" w:color="auto" w:fill="FFFFFF"/>
        </w:rPr>
        <w:t xml:space="preserve"> owl </w:t>
      </w:r>
      <w:r>
        <w:rPr>
          <w:shd w:val="clear" w:color="auto" w:fill="FFFFFF"/>
        </w:rPr>
        <w:t xml:space="preserve">as the source for broadcasted calls </w:t>
      </w:r>
      <w:r w:rsidR="00EB6B8B">
        <w:rPr>
          <w:shd w:val="clear" w:color="auto" w:fill="FFFFFF"/>
        </w:rPr>
        <w:t xml:space="preserve">to </w:t>
      </w:r>
      <w:r>
        <w:rPr>
          <w:shd w:val="clear" w:color="auto" w:fill="FFFFFF"/>
        </w:rPr>
        <w:t xml:space="preserve">maximize owl </w:t>
      </w:r>
      <w:r w:rsidR="00EB6B8B">
        <w:rPr>
          <w:shd w:val="clear" w:color="auto" w:fill="FFFFFF"/>
        </w:rPr>
        <w:t>response (Gerhardt 1989) and t</w:t>
      </w:r>
      <w:r w:rsidR="009B4691">
        <w:rPr>
          <w:shd w:val="clear" w:color="auto" w:fill="FFFFFF"/>
        </w:rPr>
        <w:t>hroughout the study we recorded owl vocalizations for species verification</w:t>
      </w:r>
      <w:r w:rsidR="00EB6B8B">
        <w:rPr>
          <w:shd w:val="clear" w:color="auto" w:fill="FFFFFF"/>
        </w:rPr>
        <w:t>.</w:t>
      </w:r>
      <w:r w:rsidR="009B4691">
        <w:rPr>
          <w:shd w:val="clear" w:color="auto" w:fill="FFFFFF"/>
        </w:rPr>
        <w:t xml:space="preserve">  </w:t>
      </w:r>
      <w:r w:rsidR="006E7D87">
        <w:t xml:space="preserve">If an owl </w:t>
      </w:r>
      <w:r w:rsidR="009B4691">
        <w:t xml:space="preserve">closely approached the speaker </w:t>
      </w:r>
      <w:r>
        <w:t xml:space="preserve">used to broadcast vocalizations </w:t>
      </w:r>
      <w:r w:rsidR="009B4691">
        <w:t xml:space="preserve">during </w:t>
      </w:r>
      <w:r>
        <w:t>a survey</w:t>
      </w:r>
      <w:r w:rsidR="009B4691">
        <w:t xml:space="preserve"> and vocalized, </w:t>
      </w:r>
      <w:r w:rsidR="006E7D87">
        <w:t>we stopped broadcast</w:t>
      </w:r>
      <w:r>
        <w:t>ing</w:t>
      </w:r>
      <w:r w:rsidR="006E7D87">
        <w:t xml:space="preserve"> and recorded the owl’s vocalization. </w:t>
      </w:r>
    </w:p>
    <w:p w14:paraId="517BD3FD" w14:textId="7431F5AA" w:rsidR="00910778" w:rsidRDefault="00EB6B8B" w:rsidP="00E8787F">
      <w:pPr>
        <w:ind w:firstLine="720"/>
        <w:rPr>
          <w:shd w:val="clear" w:color="auto" w:fill="FFFFFF"/>
        </w:rPr>
      </w:pPr>
      <w:r>
        <w:t xml:space="preserve">We recorded </w:t>
      </w:r>
      <w:r w:rsidRPr="00EB6B8B">
        <w:rPr>
          <w:shd w:val="clear" w:color="auto" w:fill="FFFFFF"/>
        </w:rPr>
        <w:t>vocalizations</w:t>
      </w:r>
      <w:r>
        <w:rPr>
          <w:shd w:val="clear" w:color="auto" w:fill="FFFFFF"/>
        </w:rPr>
        <w:t xml:space="preserve"> </w:t>
      </w:r>
      <w:r w:rsidRPr="00EB6B8B">
        <w:rPr>
          <w:shd w:val="clear" w:color="auto" w:fill="FFFFFF"/>
        </w:rPr>
        <w:t>with a cassette recorder (Marantz PMD222</w:t>
      </w:r>
      <w:r w:rsidR="003C7614">
        <w:rPr>
          <w:shd w:val="clear" w:color="auto" w:fill="FFFFFF"/>
        </w:rPr>
        <w:t xml:space="preserve">, </w:t>
      </w:r>
      <w:proofErr w:type="spellStart"/>
      <w:r w:rsidR="003C7614">
        <w:rPr>
          <w:shd w:val="clear" w:color="auto" w:fill="FFFFFF"/>
        </w:rPr>
        <w:t>Superscope</w:t>
      </w:r>
      <w:proofErr w:type="spellEnd"/>
      <w:r w:rsidR="003C7614">
        <w:rPr>
          <w:shd w:val="clear" w:color="auto" w:fill="FFFFFF"/>
        </w:rPr>
        <w:t xml:space="preserve"> Technologies Inc., Auro</w:t>
      </w:r>
      <w:r w:rsidR="00072223">
        <w:rPr>
          <w:shd w:val="clear" w:color="auto" w:fill="FFFFFF"/>
        </w:rPr>
        <w:t>r</w:t>
      </w:r>
      <w:r w:rsidR="003C7614">
        <w:rPr>
          <w:shd w:val="clear" w:color="auto" w:fill="FFFFFF"/>
        </w:rPr>
        <w:t>a, IL, USA</w:t>
      </w:r>
      <w:r w:rsidRPr="00EB6B8B">
        <w:rPr>
          <w:shd w:val="clear" w:color="auto" w:fill="FFFFFF"/>
        </w:rPr>
        <w:t xml:space="preserve">), an omnidirectional microphone </w:t>
      </w:r>
      <w:r w:rsidR="00951DD9">
        <w:rPr>
          <w:shd w:val="clear" w:color="auto" w:fill="FFFFFF"/>
        </w:rPr>
        <w:t>(</w:t>
      </w:r>
      <w:r w:rsidRPr="00EB6B8B">
        <w:rPr>
          <w:shd w:val="clear" w:color="auto" w:fill="FFFFFF"/>
        </w:rPr>
        <w:t xml:space="preserve">Electro-Voice 635A </w:t>
      </w:r>
      <w:r w:rsidRPr="00EB6B8B">
        <w:rPr>
          <w:shd w:val="clear" w:color="auto" w:fill="FFFFFF"/>
        </w:rPr>
        <w:lastRenderedPageBreak/>
        <w:t>Dynamic Omni</w:t>
      </w:r>
      <w:r w:rsidR="00072223">
        <w:rPr>
          <w:shd w:val="clear" w:color="auto" w:fill="FFFFFF"/>
        </w:rPr>
        <w:t>, F01U118054, Bosch Security Systems Inc., Burnsville, MN, USA</w:t>
      </w:r>
      <w:r w:rsidR="00951DD9">
        <w:rPr>
          <w:shd w:val="clear" w:color="auto" w:fill="FFFFFF"/>
        </w:rPr>
        <w:t>),</w:t>
      </w:r>
      <w:r w:rsidRPr="00EB6B8B">
        <w:rPr>
          <w:shd w:val="clear" w:color="auto" w:fill="FFFFFF"/>
        </w:rPr>
        <w:t xml:space="preserve"> and a </w:t>
      </w:r>
      <w:bookmarkStart w:id="101" w:name="_Hlk67299853"/>
      <w:r w:rsidRPr="00EB6B8B">
        <w:rPr>
          <w:shd w:val="clear" w:color="auto" w:fill="FFFFFF"/>
        </w:rPr>
        <w:t xml:space="preserve">parabolic sensor </w:t>
      </w:r>
      <w:bookmarkEnd w:id="101"/>
      <w:r w:rsidR="00951DD9">
        <w:rPr>
          <w:shd w:val="clear" w:color="auto" w:fill="FFFFFF"/>
        </w:rPr>
        <w:t>(</w:t>
      </w:r>
      <w:r w:rsidRPr="00EB6B8B">
        <w:rPr>
          <w:shd w:val="clear" w:color="auto" w:fill="FFFFFF"/>
        </w:rPr>
        <w:t>Sony PBR-330</w:t>
      </w:r>
      <w:r w:rsidR="00072223">
        <w:rPr>
          <w:shd w:val="clear" w:color="auto" w:fill="FFFFFF"/>
        </w:rPr>
        <w:t>, Crouse-</w:t>
      </w:r>
      <w:proofErr w:type="spellStart"/>
      <w:r w:rsidR="00072223">
        <w:rPr>
          <w:shd w:val="clear" w:color="auto" w:fill="FFFFFF"/>
        </w:rPr>
        <w:t>Kimzey</w:t>
      </w:r>
      <w:proofErr w:type="spellEnd"/>
      <w:r w:rsidR="00072223">
        <w:rPr>
          <w:shd w:val="clear" w:color="auto" w:fill="FFFFFF"/>
        </w:rPr>
        <w:t xml:space="preserve"> Co., Fort Worth, TX, USA</w:t>
      </w:r>
      <w:r w:rsidR="00951DD9">
        <w:rPr>
          <w:shd w:val="clear" w:color="auto" w:fill="FFFFFF"/>
        </w:rPr>
        <w:t>)</w:t>
      </w:r>
      <w:r w:rsidRPr="00EB6B8B">
        <w:rPr>
          <w:shd w:val="clear" w:color="auto" w:fill="FFFFFF"/>
        </w:rPr>
        <w:t xml:space="preserve">.  From 2007 to 2013, </w:t>
      </w:r>
      <w:r w:rsidR="00951DD9">
        <w:rPr>
          <w:shd w:val="clear" w:color="auto" w:fill="FFFFFF"/>
        </w:rPr>
        <w:t xml:space="preserve">we used </w:t>
      </w:r>
      <w:r w:rsidRPr="00EB6B8B">
        <w:rPr>
          <w:shd w:val="clear" w:color="auto" w:fill="FFFFFF"/>
        </w:rPr>
        <w:t xml:space="preserve">an omnidirectional microphone </w:t>
      </w:r>
      <w:r w:rsidR="00951DD9">
        <w:rPr>
          <w:shd w:val="clear" w:color="auto" w:fill="FFFFFF"/>
        </w:rPr>
        <w:t>(</w:t>
      </w:r>
      <w:proofErr w:type="spellStart"/>
      <w:r w:rsidRPr="00EB6B8B">
        <w:rPr>
          <w:shd w:val="clear" w:color="auto" w:fill="FFFFFF"/>
        </w:rPr>
        <w:t>Sennheisser</w:t>
      </w:r>
      <w:proofErr w:type="spellEnd"/>
      <w:r w:rsidRPr="00EB6B8B">
        <w:rPr>
          <w:shd w:val="clear" w:color="auto" w:fill="FFFFFF"/>
        </w:rPr>
        <w:t xml:space="preserve"> </w:t>
      </w:r>
      <w:r w:rsidR="00072223">
        <w:rPr>
          <w:shd w:val="clear" w:color="auto" w:fill="FFFFFF"/>
        </w:rPr>
        <w:t xml:space="preserve">ME62, Sennheiser Electronic GmbH &amp; Co. KG, </w:t>
      </w:r>
      <w:proofErr w:type="spellStart"/>
      <w:r w:rsidR="00072223">
        <w:rPr>
          <w:shd w:val="clear" w:color="auto" w:fill="FFFFFF"/>
        </w:rPr>
        <w:t>Wedemark</w:t>
      </w:r>
      <w:proofErr w:type="spellEnd"/>
      <w:r w:rsidR="00072223">
        <w:rPr>
          <w:shd w:val="clear" w:color="auto" w:fill="FFFFFF"/>
        </w:rPr>
        <w:t>, Germany</w:t>
      </w:r>
      <w:r w:rsidR="00951DD9">
        <w:rPr>
          <w:shd w:val="clear" w:color="auto" w:fill="FFFFFF"/>
        </w:rPr>
        <w:t>)</w:t>
      </w:r>
      <w:r w:rsidRPr="00EB6B8B">
        <w:rPr>
          <w:shd w:val="clear" w:color="auto" w:fill="FFFFFF"/>
        </w:rPr>
        <w:t xml:space="preserve"> and a </w:t>
      </w:r>
      <w:r w:rsidR="001F37F0" w:rsidRPr="00EB6B8B">
        <w:rPr>
          <w:shd w:val="clear" w:color="auto" w:fill="FFFFFF"/>
        </w:rPr>
        <w:t xml:space="preserve">parabolic sensor </w:t>
      </w:r>
      <w:r w:rsidR="00951DD9">
        <w:rPr>
          <w:shd w:val="clear" w:color="auto" w:fill="FFFFFF"/>
        </w:rPr>
        <w:t>(</w:t>
      </w:r>
      <w:proofErr w:type="spellStart"/>
      <w:r w:rsidR="00951DD9" w:rsidRPr="00EB6B8B">
        <w:rPr>
          <w:shd w:val="clear" w:color="auto" w:fill="FFFFFF"/>
        </w:rPr>
        <w:t>Telinga</w:t>
      </w:r>
      <w:proofErr w:type="spellEnd"/>
      <w:r w:rsidR="00951DD9" w:rsidRPr="00EB6B8B">
        <w:rPr>
          <w:shd w:val="clear" w:color="auto" w:fill="FFFFFF"/>
        </w:rPr>
        <w:t xml:space="preserve"> Pro Universal</w:t>
      </w:r>
      <w:r w:rsidR="00072223">
        <w:rPr>
          <w:shd w:val="clear" w:color="auto" w:fill="FFFFFF"/>
        </w:rPr>
        <w:t xml:space="preserve">, </w:t>
      </w:r>
      <w:proofErr w:type="spellStart"/>
      <w:r w:rsidR="00072223">
        <w:rPr>
          <w:shd w:val="clear" w:color="auto" w:fill="FFFFFF"/>
        </w:rPr>
        <w:t>Tobo</w:t>
      </w:r>
      <w:proofErr w:type="spellEnd"/>
      <w:r w:rsidR="00072223">
        <w:rPr>
          <w:shd w:val="clear" w:color="auto" w:fill="FFFFFF"/>
        </w:rPr>
        <w:t>, Sweden</w:t>
      </w:r>
      <w:r w:rsidR="00951DD9">
        <w:rPr>
          <w:shd w:val="clear" w:color="auto" w:fill="FFFFFF"/>
        </w:rPr>
        <w:t>)</w:t>
      </w:r>
      <w:r w:rsidRPr="00EB6B8B">
        <w:rPr>
          <w:shd w:val="clear" w:color="auto" w:fill="FFFFFF"/>
        </w:rPr>
        <w:t xml:space="preserve">.  </w:t>
      </w:r>
      <w:r w:rsidR="00951DD9">
        <w:rPr>
          <w:shd w:val="clear" w:color="auto" w:fill="FFFFFF"/>
        </w:rPr>
        <w:t xml:space="preserve">We used </w:t>
      </w:r>
      <w:r w:rsidRPr="00EB6B8B">
        <w:rPr>
          <w:shd w:val="clear" w:color="auto" w:fill="FFFFFF"/>
        </w:rPr>
        <w:t>TDK 60-minute tapes (</w:t>
      </w:r>
      <w:r w:rsidR="003E3858" w:rsidRPr="00EB6B8B">
        <w:rPr>
          <w:shd w:val="clear" w:color="auto" w:fill="FFFFFF"/>
        </w:rPr>
        <w:t>IECIV</w:t>
      </w:r>
      <w:r w:rsidR="003E3858">
        <w:rPr>
          <w:shd w:val="clear" w:color="auto" w:fill="FFFFFF"/>
        </w:rPr>
        <w:t>/TYPE</w:t>
      </w:r>
      <w:r w:rsidRPr="00EB6B8B">
        <w:rPr>
          <w:shd w:val="clear" w:color="auto" w:fill="FFFFFF"/>
        </w:rPr>
        <w:t xml:space="preserve"> IV, and IEC</w:t>
      </w:r>
      <w:r w:rsidR="003E3858">
        <w:rPr>
          <w:shd w:val="clear" w:color="auto" w:fill="FFFFFF"/>
        </w:rPr>
        <w:t>II/</w:t>
      </w:r>
      <w:r w:rsidRPr="00EB6B8B">
        <w:rPr>
          <w:shd w:val="clear" w:color="auto" w:fill="FFFFFF"/>
        </w:rPr>
        <w:t>T</w:t>
      </w:r>
      <w:r w:rsidR="003E3858">
        <w:rPr>
          <w:shd w:val="clear" w:color="auto" w:fill="FFFFFF"/>
        </w:rPr>
        <w:t>YPE</w:t>
      </w:r>
      <w:r w:rsidRPr="00EB6B8B">
        <w:rPr>
          <w:shd w:val="clear" w:color="auto" w:fill="FFFFFF"/>
        </w:rPr>
        <w:t xml:space="preserve"> I</w:t>
      </w:r>
      <w:r w:rsidR="003E3858">
        <w:rPr>
          <w:shd w:val="clear" w:color="auto" w:fill="FFFFFF"/>
        </w:rPr>
        <w:t>I</w:t>
      </w:r>
      <w:r w:rsidRPr="00EB6B8B">
        <w:rPr>
          <w:shd w:val="clear" w:color="auto" w:fill="FFFFFF"/>
        </w:rPr>
        <w:t xml:space="preserve">) for recordings.  </w:t>
      </w:r>
    </w:p>
    <w:p w14:paraId="41C9A777" w14:textId="096AF429" w:rsidR="008728AC" w:rsidRDefault="00951DD9" w:rsidP="00E8787F">
      <w:pPr>
        <w:ind w:firstLine="720"/>
      </w:pPr>
      <w:r>
        <w:t>B</w:t>
      </w:r>
      <w:r w:rsidR="006E7D87">
        <w:t>roadcast</w:t>
      </w:r>
      <w:r>
        <w:t>ed</w:t>
      </w:r>
      <w:r w:rsidR="006E7D87">
        <w:t xml:space="preserve"> calls varied between routes, but were consistent at each route and </w:t>
      </w:r>
      <w:r>
        <w:t xml:space="preserve">survey point </w:t>
      </w:r>
      <w:r w:rsidR="006E7D87">
        <w:t>across years. Specifically, we broadcast</w:t>
      </w:r>
      <w:r>
        <w:t>ed</w:t>
      </w:r>
      <w:r w:rsidR="006E7D87">
        <w:t xml:space="preserve"> vocalizations of Pacific Screech-Owls (</w:t>
      </w:r>
      <w:proofErr w:type="spellStart"/>
      <w:r w:rsidR="006E7D87">
        <w:rPr>
          <w:i/>
        </w:rPr>
        <w:t>Megascops</w:t>
      </w:r>
      <w:proofErr w:type="spellEnd"/>
      <w:r w:rsidR="006E7D87">
        <w:rPr>
          <w:i/>
        </w:rPr>
        <w:t xml:space="preserve"> </w:t>
      </w:r>
      <w:proofErr w:type="spellStart"/>
      <w:r w:rsidR="006E7D87">
        <w:rPr>
          <w:i/>
        </w:rPr>
        <w:t>cooperi</w:t>
      </w:r>
      <w:proofErr w:type="spellEnd"/>
      <w:r w:rsidR="006E7D87">
        <w:t>), Mottled Owls (</w:t>
      </w:r>
      <w:proofErr w:type="spellStart"/>
      <w:r w:rsidR="006E7D87">
        <w:rPr>
          <w:i/>
        </w:rPr>
        <w:t>Ciccaba</w:t>
      </w:r>
      <w:proofErr w:type="spellEnd"/>
      <w:r w:rsidR="006E7D87">
        <w:rPr>
          <w:i/>
        </w:rPr>
        <w:t xml:space="preserve"> virgata</w:t>
      </w:r>
      <w:r w:rsidR="006E7D87">
        <w:t>), Crested Owls (</w:t>
      </w:r>
      <w:proofErr w:type="spellStart"/>
      <w:r w:rsidR="006E7D87">
        <w:rPr>
          <w:i/>
        </w:rPr>
        <w:t>Lophostrix</w:t>
      </w:r>
      <w:proofErr w:type="spellEnd"/>
      <w:r w:rsidR="006E7D87">
        <w:rPr>
          <w:i/>
        </w:rPr>
        <w:t xml:space="preserve"> cristata</w:t>
      </w:r>
      <w:r w:rsidR="006E7D87">
        <w:t>), Black-and-white Owls (</w:t>
      </w:r>
      <w:r w:rsidR="006E7D87">
        <w:rPr>
          <w:i/>
        </w:rPr>
        <w:t xml:space="preserve">C. </w:t>
      </w:r>
      <w:proofErr w:type="spellStart"/>
      <w:r w:rsidR="006E7D87">
        <w:rPr>
          <w:i/>
        </w:rPr>
        <w:t>nigrolineata</w:t>
      </w:r>
      <w:proofErr w:type="spellEnd"/>
      <w:r w:rsidR="006E7D87">
        <w:t>), Spectacled Owls (</w:t>
      </w:r>
      <w:proofErr w:type="spellStart"/>
      <w:r w:rsidR="006E7D87">
        <w:rPr>
          <w:i/>
        </w:rPr>
        <w:t>Pulsatrix</w:t>
      </w:r>
      <w:proofErr w:type="spellEnd"/>
      <w:r w:rsidR="006E7D87">
        <w:rPr>
          <w:i/>
        </w:rPr>
        <w:t xml:space="preserve"> </w:t>
      </w:r>
      <w:proofErr w:type="spellStart"/>
      <w:r w:rsidR="006E7D87">
        <w:rPr>
          <w:i/>
        </w:rPr>
        <w:t>perspicillata</w:t>
      </w:r>
      <w:proofErr w:type="spellEnd"/>
      <w:r w:rsidR="006E7D87">
        <w:t xml:space="preserve">), Pacific Screech-Owls, Mottled Owls, Crested Owls, Black-and-white Owls, and Spectacled Owls at </w:t>
      </w:r>
      <w:r>
        <w:t xml:space="preserve">survey points </w:t>
      </w:r>
      <w:r w:rsidR="006E7D87">
        <w:t xml:space="preserve">1 through 10, respectively, in all routes in El </w:t>
      </w:r>
      <w:proofErr w:type="spellStart"/>
      <w:r w:rsidR="006E7D87">
        <w:t>Imposible</w:t>
      </w:r>
      <w:proofErr w:type="spellEnd"/>
      <w:r w:rsidR="006E7D87">
        <w:t xml:space="preserve"> NP (EI-1 and EI-2) and </w:t>
      </w:r>
      <w:proofErr w:type="spellStart"/>
      <w:r w:rsidR="006E7D87">
        <w:t>Nancuchiname</w:t>
      </w:r>
      <w:proofErr w:type="spellEnd"/>
      <w:r w:rsidR="006E7D87">
        <w:t xml:space="preserve"> Forest (N-1 and N-2). We broadcast</w:t>
      </w:r>
      <w:r>
        <w:t>ed</w:t>
      </w:r>
      <w:r w:rsidR="006E7D87">
        <w:t xml:space="preserve"> vocalizations of Whiskered </w:t>
      </w:r>
      <w:r w:rsidR="00AE65F2">
        <w:t>Screech-</w:t>
      </w:r>
      <w:r w:rsidR="006E7D87">
        <w:t>Owls (</w:t>
      </w:r>
      <w:proofErr w:type="spellStart"/>
      <w:r w:rsidR="006E7D87">
        <w:rPr>
          <w:i/>
        </w:rPr>
        <w:t>M</w:t>
      </w:r>
      <w:r w:rsidR="00AE65F2">
        <w:rPr>
          <w:i/>
        </w:rPr>
        <w:t>egascops</w:t>
      </w:r>
      <w:proofErr w:type="spellEnd"/>
      <w:r w:rsidR="006E7D87">
        <w:rPr>
          <w:i/>
        </w:rPr>
        <w:t xml:space="preserve"> </w:t>
      </w:r>
      <w:proofErr w:type="spellStart"/>
      <w:r w:rsidR="006E7D87">
        <w:rPr>
          <w:i/>
        </w:rPr>
        <w:t>trichopsis</w:t>
      </w:r>
      <w:proofErr w:type="spellEnd"/>
      <w:r w:rsidR="006E7D87">
        <w:t>), Mottled Owls, Fulvous Owls (</w:t>
      </w:r>
      <w:proofErr w:type="spellStart"/>
      <w:r w:rsidR="006E7D87">
        <w:rPr>
          <w:i/>
        </w:rPr>
        <w:t>Strix</w:t>
      </w:r>
      <w:proofErr w:type="spellEnd"/>
      <w:r w:rsidR="006E7D87">
        <w:rPr>
          <w:i/>
        </w:rPr>
        <w:t xml:space="preserve"> </w:t>
      </w:r>
      <w:proofErr w:type="spellStart"/>
      <w:r w:rsidR="006E7D87">
        <w:rPr>
          <w:i/>
        </w:rPr>
        <w:t>fulvescens</w:t>
      </w:r>
      <w:proofErr w:type="spellEnd"/>
      <w:r w:rsidR="006E7D87">
        <w:t>), Stygian Owls (</w:t>
      </w:r>
      <w:proofErr w:type="spellStart"/>
      <w:r w:rsidR="006E7D87">
        <w:rPr>
          <w:i/>
        </w:rPr>
        <w:t>Asio</w:t>
      </w:r>
      <w:proofErr w:type="spellEnd"/>
      <w:r w:rsidR="006E7D87">
        <w:rPr>
          <w:i/>
        </w:rPr>
        <w:t xml:space="preserve"> </w:t>
      </w:r>
      <w:proofErr w:type="spellStart"/>
      <w:r w:rsidR="006E7D87">
        <w:rPr>
          <w:i/>
        </w:rPr>
        <w:t>stygius</w:t>
      </w:r>
      <w:proofErr w:type="spellEnd"/>
      <w:r w:rsidR="006E7D87">
        <w:t>), Great Horned Owls (</w:t>
      </w:r>
      <w:r w:rsidR="006E7D87">
        <w:rPr>
          <w:i/>
        </w:rPr>
        <w:t>Bubo virginianus</w:t>
      </w:r>
      <w:r w:rsidR="006E7D87">
        <w:t xml:space="preserve">), Whiskered </w:t>
      </w:r>
      <w:r w:rsidR="00A24A11">
        <w:t>Screech-</w:t>
      </w:r>
      <w:r w:rsidR="006E7D87">
        <w:t xml:space="preserve">Owls, Mottled Owls, Fulvous Owls, Stygian Owls, and Great Horned Owls at </w:t>
      </w:r>
      <w:r>
        <w:t xml:space="preserve">survey points </w:t>
      </w:r>
      <w:r w:rsidR="006E7D87">
        <w:t xml:space="preserve">1 through 10, respectively, in both routes of Montecristo NP (M-1 and M-2). </w:t>
      </w:r>
    </w:p>
    <w:p w14:paraId="55D80B95" w14:textId="4C5667EB" w:rsidR="00D1702F" w:rsidRDefault="00951DD9" w:rsidP="004A518D">
      <w:pPr>
        <w:ind w:firstLine="720"/>
      </w:pPr>
      <w:r>
        <w:t>We repeated s</w:t>
      </w:r>
      <w:r w:rsidR="006E7D87">
        <w:t xml:space="preserve">urveys at each route </w:t>
      </w:r>
      <w:r w:rsidR="004567C9">
        <w:t>two</w:t>
      </w:r>
      <w:r w:rsidR="006E7D87">
        <w:t xml:space="preserve"> times a year from 2003 through 2013, depending on site access and weather</w:t>
      </w:r>
      <w:r w:rsidR="00603625">
        <w:t xml:space="preserve"> conditions</w:t>
      </w:r>
      <w:r w:rsidR="006E7D87">
        <w:t xml:space="preserve">. We did not conduct surveys in 2006. </w:t>
      </w:r>
      <w:r w:rsidR="004A518D" w:rsidRPr="00763203">
        <w:t xml:space="preserve"> </w:t>
      </w:r>
      <w:r w:rsidR="004A518D">
        <w:t xml:space="preserve"> </w:t>
      </w:r>
    </w:p>
    <w:p w14:paraId="550DEEB8" w14:textId="2F7D461A" w:rsidR="004A518D" w:rsidRDefault="004A518D" w:rsidP="004A518D">
      <w:pPr>
        <w:ind w:firstLine="720"/>
        <w:rPr>
          <w:shd w:val="clear" w:color="auto" w:fill="FFFFFF"/>
        </w:rPr>
      </w:pPr>
      <w:r>
        <w:t xml:space="preserve">After returning from the field </w:t>
      </w:r>
      <w:r w:rsidRPr="004A518D">
        <w:rPr>
          <w:color w:val="000000" w:themeColor="text1"/>
        </w:rPr>
        <w:t>we</w:t>
      </w:r>
      <w:r>
        <w:rPr>
          <w:color w:val="000000" w:themeColor="text1"/>
        </w:rPr>
        <w:t>: 1)</w:t>
      </w:r>
      <w:r w:rsidRPr="004A518D">
        <w:rPr>
          <w:color w:val="000000" w:themeColor="text1"/>
        </w:rPr>
        <w:t xml:space="preserve"> eliminated the potential of over counting vocalizations by georeferencing the location and species in a Geographic Information System</w:t>
      </w:r>
      <w:r>
        <w:rPr>
          <w:color w:val="000000" w:themeColor="text1"/>
        </w:rPr>
        <w:t>, 2) entered the information from the field survey forms into a database</w:t>
      </w:r>
      <w:r w:rsidR="00D1702F">
        <w:rPr>
          <w:color w:val="000000" w:themeColor="text1"/>
        </w:rPr>
        <w:t xml:space="preserve"> for future analysis</w:t>
      </w:r>
      <w:r>
        <w:rPr>
          <w:color w:val="000000" w:themeColor="text1"/>
        </w:rPr>
        <w:t>, and 3)</w:t>
      </w:r>
      <w:r w:rsidRPr="004A518D">
        <w:rPr>
          <w:shd w:val="clear" w:color="auto" w:fill="FFFFFF"/>
        </w:rPr>
        <w:t xml:space="preserve"> </w:t>
      </w:r>
      <w:r w:rsidR="00951DD9">
        <w:rPr>
          <w:shd w:val="clear" w:color="auto" w:fill="FFFFFF"/>
        </w:rPr>
        <w:t>transferred</w:t>
      </w:r>
      <w:r w:rsidR="00951DD9" w:rsidRPr="00EB6B8B">
        <w:rPr>
          <w:shd w:val="clear" w:color="auto" w:fill="FFFFFF"/>
        </w:rPr>
        <w:t xml:space="preserve"> </w:t>
      </w:r>
      <w:r w:rsidRPr="00EB6B8B">
        <w:rPr>
          <w:shd w:val="clear" w:color="auto" w:fill="FFFFFF"/>
        </w:rPr>
        <w:t xml:space="preserve">recordings </w:t>
      </w:r>
      <w:r>
        <w:rPr>
          <w:shd w:val="clear" w:color="auto" w:fill="FFFFFF"/>
        </w:rPr>
        <w:t xml:space="preserve">of owl vocalizations </w:t>
      </w:r>
      <w:r w:rsidRPr="00EB6B8B">
        <w:rPr>
          <w:shd w:val="clear" w:color="auto" w:fill="FFFFFF"/>
        </w:rPr>
        <w:t xml:space="preserve">to a computer via </w:t>
      </w:r>
      <w:r w:rsidR="00BF3924">
        <w:rPr>
          <w:shd w:val="clear" w:color="auto" w:fill="FFFFFF"/>
        </w:rPr>
        <w:t>an</w:t>
      </w:r>
      <w:r>
        <w:rPr>
          <w:shd w:val="clear" w:color="auto" w:fill="FFFFFF"/>
        </w:rPr>
        <w:t xml:space="preserve"> </w:t>
      </w:r>
      <w:r w:rsidRPr="00EB6B8B">
        <w:rPr>
          <w:shd w:val="clear" w:color="auto" w:fill="FFFFFF"/>
        </w:rPr>
        <w:t>audio editing program</w:t>
      </w:r>
      <w:r>
        <w:rPr>
          <w:shd w:val="clear" w:color="auto" w:fill="FFFFFF"/>
        </w:rPr>
        <w:t>.</w:t>
      </w:r>
    </w:p>
    <w:p w14:paraId="213913F5" w14:textId="4A2AB41B" w:rsidR="008728AC" w:rsidDel="00F76A77" w:rsidRDefault="006E7D87" w:rsidP="00E8787F">
      <w:pPr>
        <w:ind w:left="360" w:right="360"/>
        <w:rPr>
          <w:moveFrom w:id="102" w:author="Archer, Althea A" w:date="2021-03-22T13:22:00Z"/>
        </w:rPr>
      </w:pPr>
      <w:moveFromRangeStart w:id="103" w:author="Archer, Althea A" w:date="2021-03-22T13:22:00Z" w:name="move67311761"/>
      <w:commentRangeStart w:id="104"/>
      <w:moveFrom w:id="105" w:author="Archer, Althea A" w:date="2021-03-22T13:22:00Z">
        <w:r w:rsidDel="00F76A77">
          <w:rPr>
            <w:i/>
          </w:rPr>
          <w:t>Table 2</w:t>
        </w:r>
        <w:commentRangeEnd w:id="104"/>
        <w:r w:rsidR="00951DD9" w:rsidDel="00F76A77">
          <w:rPr>
            <w:rStyle w:val="CommentReference"/>
          </w:rPr>
          <w:commentReference w:id="104"/>
        </w:r>
        <w:r w:rsidDel="00F76A77">
          <w:rPr>
            <w:i/>
          </w:rPr>
          <w:t>. Species detection records by route</w:t>
        </w:r>
        <w:r w:rsidR="00BF3924" w:rsidDel="00F76A77">
          <w:rPr>
            <w:i/>
          </w:rPr>
          <w:t xml:space="preserve"> and vocalizations recorded</w:t>
        </w:r>
        <w:r w:rsidDel="00F76A77">
          <w:rPr>
            <w:i/>
          </w:rPr>
          <w:t>. Owl surveys were conducted from 2003 to 2013 in three different protected areas within El Salvador, although specific survey years varied by route.</w:t>
        </w:r>
      </w:moveFrom>
    </w:p>
    <w:tbl>
      <w:tblPr>
        <w:tblW w:w="4583" w:type="pct"/>
        <w:tblLook w:val="07E0" w:firstRow="1" w:lastRow="1" w:firstColumn="1" w:lastColumn="1" w:noHBand="1" w:noVBand="1"/>
      </w:tblPr>
      <w:tblGrid>
        <w:gridCol w:w="3582"/>
        <w:gridCol w:w="746"/>
        <w:gridCol w:w="746"/>
        <w:gridCol w:w="731"/>
        <w:gridCol w:w="731"/>
        <w:gridCol w:w="684"/>
        <w:gridCol w:w="1359"/>
      </w:tblGrid>
      <w:tr w:rsidR="008728AC" w:rsidDel="00F76A77" w14:paraId="4F134A1F" w14:textId="3E0981DB">
        <w:tc>
          <w:tcPr>
            <w:tcW w:w="0" w:type="auto"/>
            <w:tcBorders>
              <w:bottom w:val="single" w:sz="0" w:space="0" w:color="auto"/>
            </w:tcBorders>
            <w:vAlign w:val="bottom"/>
          </w:tcPr>
          <w:p w14:paraId="25BF6C28" w14:textId="03869664" w:rsidR="008728AC" w:rsidDel="00F76A77" w:rsidRDefault="00951DD9">
            <w:pPr>
              <w:jc w:val="center"/>
              <w:rPr>
                <w:moveFrom w:id="106" w:author="Archer, Althea A" w:date="2021-03-22T13:22:00Z"/>
              </w:rPr>
            </w:pPr>
            <w:moveFrom w:id="107" w:author="Archer, Althea A" w:date="2021-03-22T13:22:00Z">
              <w:r w:rsidDel="00F76A77">
                <w:t>Species</w:t>
              </w:r>
            </w:moveFrom>
          </w:p>
        </w:tc>
        <w:tc>
          <w:tcPr>
            <w:tcW w:w="0" w:type="auto"/>
            <w:tcBorders>
              <w:bottom w:val="single" w:sz="0" w:space="0" w:color="auto"/>
            </w:tcBorders>
            <w:vAlign w:val="bottom"/>
          </w:tcPr>
          <w:p w14:paraId="3BA4FF51" w14:textId="1B254EF1" w:rsidR="008728AC" w:rsidDel="00F76A77" w:rsidRDefault="006E7D87">
            <w:pPr>
              <w:jc w:val="center"/>
              <w:rPr>
                <w:moveFrom w:id="108" w:author="Archer, Althea A" w:date="2021-03-22T13:22:00Z"/>
              </w:rPr>
            </w:pPr>
            <w:commentRangeStart w:id="109"/>
            <w:moveFrom w:id="110" w:author="Archer, Althea A" w:date="2021-03-22T13:22:00Z">
              <w:r w:rsidDel="00F76A77">
                <w:t>EI-1</w:t>
              </w:r>
            </w:moveFrom>
          </w:p>
        </w:tc>
        <w:tc>
          <w:tcPr>
            <w:tcW w:w="0" w:type="auto"/>
            <w:tcBorders>
              <w:bottom w:val="single" w:sz="0" w:space="0" w:color="auto"/>
            </w:tcBorders>
            <w:vAlign w:val="bottom"/>
          </w:tcPr>
          <w:p w14:paraId="43E39686" w14:textId="4A8FE81B" w:rsidR="008728AC" w:rsidDel="00F76A77" w:rsidRDefault="006E7D87">
            <w:pPr>
              <w:jc w:val="center"/>
              <w:rPr>
                <w:moveFrom w:id="111" w:author="Archer, Althea A" w:date="2021-03-22T13:22:00Z"/>
              </w:rPr>
            </w:pPr>
            <w:moveFrom w:id="112" w:author="Archer, Althea A" w:date="2021-03-22T13:22:00Z">
              <w:r w:rsidDel="00F76A77">
                <w:t>EI-2</w:t>
              </w:r>
            </w:moveFrom>
          </w:p>
        </w:tc>
        <w:tc>
          <w:tcPr>
            <w:tcW w:w="0" w:type="auto"/>
            <w:tcBorders>
              <w:bottom w:val="single" w:sz="0" w:space="0" w:color="auto"/>
            </w:tcBorders>
            <w:vAlign w:val="bottom"/>
          </w:tcPr>
          <w:p w14:paraId="0D127331" w14:textId="565AB61C" w:rsidR="008728AC" w:rsidDel="00F76A77" w:rsidRDefault="006E7D87">
            <w:pPr>
              <w:jc w:val="center"/>
              <w:rPr>
                <w:moveFrom w:id="113" w:author="Archer, Althea A" w:date="2021-03-22T13:22:00Z"/>
              </w:rPr>
            </w:pPr>
            <w:moveFrom w:id="114" w:author="Archer, Althea A" w:date="2021-03-22T13:22:00Z">
              <w:r w:rsidDel="00F76A77">
                <w:t>M-1</w:t>
              </w:r>
            </w:moveFrom>
          </w:p>
        </w:tc>
        <w:tc>
          <w:tcPr>
            <w:tcW w:w="0" w:type="auto"/>
            <w:tcBorders>
              <w:bottom w:val="single" w:sz="0" w:space="0" w:color="auto"/>
            </w:tcBorders>
            <w:vAlign w:val="bottom"/>
          </w:tcPr>
          <w:p w14:paraId="17D9D07B" w14:textId="072D6BCF" w:rsidR="008728AC" w:rsidDel="00F76A77" w:rsidRDefault="006E7D87">
            <w:pPr>
              <w:jc w:val="center"/>
              <w:rPr>
                <w:moveFrom w:id="115" w:author="Archer, Althea A" w:date="2021-03-22T13:22:00Z"/>
              </w:rPr>
            </w:pPr>
            <w:moveFrom w:id="116" w:author="Archer, Althea A" w:date="2021-03-22T13:22:00Z">
              <w:r w:rsidDel="00F76A77">
                <w:t>M-2</w:t>
              </w:r>
            </w:moveFrom>
          </w:p>
        </w:tc>
        <w:tc>
          <w:tcPr>
            <w:tcW w:w="0" w:type="auto"/>
            <w:tcBorders>
              <w:bottom w:val="single" w:sz="0" w:space="0" w:color="auto"/>
            </w:tcBorders>
            <w:vAlign w:val="bottom"/>
          </w:tcPr>
          <w:p w14:paraId="1A1FC292" w14:textId="78090D9E" w:rsidR="008728AC" w:rsidDel="00F76A77" w:rsidRDefault="006E7D87">
            <w:pPr>
              <w:jc w:val="center"/>
              <w:rPr>
                <w:moveFrom w:id="117" w:author="Archer, Althea A" w:date="2021-03-22T13:22:00Z"/>
              </w:rPr>
            </w:pPr>
            <w:moveFrom w:id="118" w:author="Archer, Althea A" w:date="2021-03-22T13:22:00Z">
              <w:r w:rsidDel="00F76A77">
                <w:t>N-1</w:t>
              </w:r>
            </w:moveFrom>
          </w:p>
        </w:tc>
        <w:tc>
          <w:tcPr>
            <w:tcW w:w="0" w:type="auto"/>
            <w:tcBorders>
              <w:bottom w:val="single" w:sz="0" w:space="0" w:color="auto"/>
            </w:tcBorders>
            <w:vAlign w:val="bottom"/>
          </w:tcPr>
          <w:p w14:paraId="4F78243E" w14:textId="0270D78A" w:rsidR="008728AC" w:rsidDel="00F76A77" w:rsidRDefault="006E7D87">
            <w:pPr>
              <w:jc w:val="center"/>
              <w:rPr>
                <w:moveFrom w:id="119" w:author="Archer, Althea A" w:date="2021-03-22T13:22:00Z"/>
              </w:rPr>
            </w:pPr>
            <w:moveFrom w:id="120" w:author="Archer, Althea A" w:date="2021-03-22T13:22:00Z">
              <w:r w:rsidDel="00F76A77">
                <w:t>N-2</w:t>
              </w:r>
              <w:commentRangeEnd w:id="109"/>
              <w:r w:rsidR="00951DD9" w:rsidDel="00F76A77">
                <w:rPr>
                  <w:rStyle w:val="CommentReference"/>
                </w:rPr>
                <w:commentReference w:id="109"/>
              </w:r>
            </w:moveFrom>
          </w:p>
        </w:tc>
      </w:tr>
      <w:tr w:rsidR="008728AC" w:rsidDel="00F76A77" w14:paraId="384BD6E4" w14:textId="0AD32F04">
        <w:tc>
          <w:tcPr>
            <w:tcW w:w="0" w:type="auto"/>
          </w:tcPr>
          <w:p w14:paraId="320F5ACF" w14:textId="37EB9AB5" w:rsidR="008728AC" w:rsidRPr="00E8787F" w:rsidDel="00F76A77" w:rsidRDefault="006E7D87">
            <w:pPr>
              <w:jc w:val="center"/>
              <w:rPr>
                <w:moveFrom w:id="121" w:author="Archer, Althea A" w:date="2021-03-22T13:22:00Z"/>
                <w:b/>
                <w:bCs/>
              </w:rPr>
            </w:pPr>
            <w:moveFrom w:id="122" w:author="Archer, Althea A" w:date="2021-03-22T13:22:00Z">
              <w:r w:rsidRPr="00E8787F" w:rsidDel="00F76A77">
                <w:rPr>
                  <w:b/>
                  <w:bCs/>
                </w:rPr>
                <w:t>Barn Owl</w:t>
              </w:r>
            </w:moveFrom>
          </w:p>
        </w:tc>
        <w:tc>
          <w:tcPr>
            <w:tcW w:w="0" w:type="auto"/>
          </w:tcPr>
          <w:p w14:paraId="121B7EFC" w14:textId="2721AE53" w:rsidR="008728AC" w:rsidDel="00F76A77" w:rsidRDefault="006E7D87">
            <w:pPr>
              <w:jc w:val="center"/>
              <w:rPr>
                <w:moveFrom w:id="123" w:author="Archer, Althea A" w:date="2021-03-22T13:22:00Z"/>
              </w:rPr>
            </w:pPr>
            <w:moveFrom w:id="124" w:author="Archer, Althea A" w:date="2021-03-22T13:22:00Z">
              <w:r w:rsidDel="00F76A77">
                <w:t>0</w:t>
              </w:r>
            </w:moveFrom>
          </w:p>
        </w:tc>
        <w:tc>
          <w:tcPr>
            <w:tcW w:w="0" w:type="auto"/>
          </w:tcPr>
          <w:p w14:paraId="43E33D79" w14:textId="1799C494" w:rsidR="008728AC" w:rsidDel="00F76A77" w:rsidRDefault="006E7D87">
            <w:pPr>
              <w:jc w:val="center"/>
              <w:rPr>
                <w:moveFrom w:id="125" w:author="Archer, Althea A" w:date="2021-03-22T13:22:00Z"/>
              </w:rPr>
            </w:pPr>
            <w:moveFrom w:id="126" w:author="Archer, Althea A" w:date="2021-03-22T13:22:00Z">
              <w:r w:rsidDel="00F76A77">
                <w:t>0</w:t>
              </w:r>
            </w:moveFrom>
          </w:p>
        </w:tc>
        <w:tc>
          <w:tcPr>
            <w:tcW w:w="0" w:type="auto"/>
          </w:tcPr>
          <w:p w14:paraId="7FBA2012" w14:textId="6CAB07CC" w:rsidR="008728AC" w:rsidDel="00F76A77" w:rsidRDefault="006E7D87">
            <w:pPr>
              <w:jc w:val="center"/>
              <w:rPr>
                <w:moveFrom w:id="127" w:author="Archer, Althea A" w:date="2021-03-22T13:22:00Z"/>
              </w:rPr>
            </w:pPr>
            <w:moveFrom w:id="128" w:author="Archer, Althea A" w:date="2021-03-22T13:22:00Z">
              <w:r w:rsidDel="00F76A77">
                <w:t>0</w:t>
              </w:r>
            </w:moveFrom>
          </w:p>
        </w:tc>
        <w:tc>
          <w:tcPr>
            <w:tcW w:w="0" w:type="auto"/>
          </w:tcPr>
          <w:p w14:paraId="226D5FEE" w14:textId="3FE170CC" w:rsidR="008728AC" w:rsidDel="00F76A77" w:rsidRDefault="006E7D87">
            <w:pPr>
              <w:jc w:val="center"/>
              <w:rPr>
                <w:moveFrom w:id="129" w:author="Archer, Althea A" w:date="2021-03-22T13:22:00Z"/>
              </w:rPr>
            </w:pPr>
            <w:moveFrom w:id="130" w:author="Archer, Althea A" w:date="2021-03-22T13:22:00Z">
              <w:r w:rsidDel="00F76A77">
                <w:t>0</w:t>
              </w:r>
            </w:moveFrom>
          </w:p>
        </w:tc>
        <w:tc>
          <w:tcPr>
            <w:tcW w:w="0" w:type="auto"/>
          </w:tcPr>
          <w:p w14:paraId="5905FE02" w14:textId="155BB600" w:rsidR="008728AC" w:rsidDel="00F76A77" w:rsidRDefault="006E7D87">
            <w:pPr>
              <w:jc w:val="center"/>
              <w:rPr>
                <w:moveFrom w:id="131" w:author="Archer, Althea A" w:date="2021-03-22T13:22:00Z"/>
              </w:rPr>
            </w:pPr>
            <w:moveFrom w:id="132" w:author="Archer, Althea A" w:date="2021-03-22T13:22:00Z">
              <w:r w:rsidDel="00F76A77">
                <w:t>8</w:t>
              </w:r>
            </w:moveFrom>
          </w:p>
        </w:tc>
        <w:tc>
          <w:tcPr>
            <w:tcW w:w="0" w:type="auto"/>
          </w:tcPr>
          <w:p w14:paraId="55EE76AE" w14:textId="190C6032" w:rsidR="008728AC" w:rsidDel="00F76A77" w:rsidRDefault="006E7D87">
            <w:pPr>
              <w:jc w:val="center"/>
              <w:rPr>
                <w:moveFrom w:id="133" w:author="Archer, Althea A" w:date="2021-03-22T13:22:00Z"/>
              </w:rPr>
            </w:pPr>
            <w:moveFrom w:id="134" w:author="Archer, Althea A" w:date="2021-03-22T13:22:00Z">
              <w:r w:rsidDel="00F76A77">
                <w:t>2</w:t>
              </w:r>
            </w:moveFrom>
          </w:p>
        </w:tc>
      </w:tr>
      <w:tr w:rsidR="008728AC" w:rsidDel="00F76A77" w14:paraId="7CE343A7" w14:textId="3095249F">
        <w:tc>
          <w:tcPr>
            <w:tcW w:w="0" w:type="auto"/>
          </w:tcPr>
          <w:p w14:paraId="507FAEF6" w14:textId="61C62D28" w:rsidR="008728AC" w:rsidDel="00F76A77" w:rsidRDefault="006E7D87">
            <w:pPr>
              <w:jc w:val="center"/>
              <w:rPr>
                <w:moveFrom w:id="135" w:author="Archer, Althea A" w:date="2021-03-22T13:22:00Z"/>
              </w:rPr>
            </w:pPr>
            <w:moveFrom w:id="136" w:author="Archer, Althea A" w:date="2021-03-22T13:22:00Z">
              <w:r w:rsidDel="00F76A77">
                <w:t>(</w:t>
              </w:r>
              <w:r w:rsidRPr="00E8787F" w:rsidDel="00F76A77">
                <w:rPr>
                  <w:i/>
                  <w:iCs/>
                </w:rPr>
                <w:t>Tyto alba</w:t>
              </w:r>
              <w:r w:rsidDel="00F76A77">
                <w:t>)</w:t>
              </w:r>
              <w:r w:rsidR="00BA2305" w:rsidDel="00F76A77">
                <w:t>***</w:t>
              </w:r>
            </w:moveFrom>
          </w:p>
        </w:tc>
        <w:tc>
          <w:tcPr>
            <w:tcW w:w="0" w:type="auto"/>
          </w:tcPr>
          <w:p w14:paraId="4D67EDCE" w14:textId="0ABF3DF6" w:rsidR="008728AC" w:rsidDel="00F76A77" w:rsidRDefault="008728AC">
            <w:pPr>
              <w:rPr>
                <w:moveFrom w:id="137" w:author="Archer, Althea A" w:date="2021-03-22T13:22:00Z"/>
              </w:rPr>
            </w:pPr>
          </w:p>
        </w:tc>
        <w:tc>
          <w:tcPr>
            <w:tcW w:w="0" w:type="auto"/>
          </w:tcPr>
          <w:p w14:paraId="271ADAE5" w14:textId="65B8C574" w:rsidR="008728AC" w:rsidDel="00F76A77" w:rsidRDefault="008728AC">
            <w:pPr>
              <w:rPr>
                <w:moveFrom w:id="138" w:author="Archer, Althea A" w:date="2021-03-22T13:22:00Z"/>
              </w:rPr>
            </w:pPr>
          </w:p>
        </w:tc>
        <w:tc>
          <w:tcPr>
            <w:tcW w:w="0" w:type="auto"/>
          </w:tcPr>
          <w:p w14:paraId="4C4C3B9D" w14:textId="7C7BF117" w:rsidR="008728AC" w:rsidDel="00F76A77" w:rsidRDefault="008728AC">
            <w:pPr>
              <w:rPr>
                <w:moveFrom w:id="139" w:author="Archer, Althea A" w:date="2021-03-22T13:22:00Z"/>
              </w:rPr>
            </w:pPr>
          </w:p>
        </w:tc>
        <w:tc>
          <w:tcPr>
            <w:tcW w:w="0" w:type="auto"/>
          </w:tcPr>
          <w:p w14:paraId="2397C742" w14:textId="39DD0C85" w:rsidR="008728AC" w:rsidDel="00F76A77" w:rsidRDefault="008728AC">
            <w:pPr>
              <w:rPr>
                <w:moveFrom w:id="140" w:author="Archer, Althea A" w:date="2021-03-22T13:22:00Z"/>
              </w:rPr>
            </w:pPr>
          </w:p>
        </w:tc>
        <w:tc>
          <w:tcPr>
            <w:tcW w:w="0" w:type="auto"/>
          </w:tcPr>
          <w:p w14:paraId="10C404EC" w14:textId="70362C3F" w:rsidR="008728AC" w:rsidDel="00F76A77" w:rsidRDefault="008728AC">
            <w:pPr>
              <w:rPr>
                <w:moveFrom w:id="141" w:author="Archer, Althea A" w:date="2021-03-22T13:22:00Z"/>
              </w:rPr>
            </w:pPr>
          </w:p>
        </w:tc>
        <w:tc>
          <w:tcPr>
            <w:tcW w:w="0" w:type="auto"/>
          </w:tcPr>
          <w:p w14:paraId="4AFD9252" w14:textId="694C563C" w:rsidR="008728AC" w:rsidDel="00F76A77" w:rsidRDefault="008728AC">
            <w:pPr>
              <w:rPr>
                <w:moveFrom w:id="142" w:author="Archer, Althea A" w:date="2021-03-22T13:22:00Z"/>
              </w:rPr>
            </w:pPr>
          </w:p>
        </w:tc>
      </w:tr>
      <w:tr w:rsidR="008728AC" w:rsidDel="00F76A77" w14:paraId="0B54E5FB" w14:textId="11C0A691">
        <w:tc>
          <w:tcPr>
            <w:tcW w:w="0" w:type="auto"/>
          </w:tcPr>
          <w:p w14:paraId="35A76524" w14:textId="4EF5A856" w:rsidR="008728AC" w:rsidRPr="00E8787F" w:rsidDel="00F76A77" w:rsidRDefault="006E7D87">
            <w:pPr>
              <w:jc w:val="center"/>
              <w:rPr>
                <w:moveFrom w:id="143" w:author="Archer, Althea A" w:date="2021-03-22T13:22:00Z"/>
                <w:b/>
                <w:bCs/>
              </w:rPr>
            </w:pPr>
            <w:moveFrom w:id="144" w:author="Archer, Althea A" w:date="2021-03-22T13:22:00Z">
              <w:r w:rsidRPr="00E8787F" w:rsidDel="00F76A77">
                <w:rPr>
                  <w:b/>
                  <w:bCs/>
                </w:rPr>
                <w:t>Whiskered Screech-Owl</w:t>
              </w:r>
              <w:r w:rsidR="00BA2305" w:rsidDel="00F76A77">
                <w:rPr>
                  <w:b/>
                  <w:bCs/>
                </w:rPr>
                <w:t>*</w:t>
              </w:r>
            </w:moveFrom>
          </w:p>
        </w:tc>
        <w:tc>
          <w:tcPr>
            <w:tcW w:w="0" w:type="auto"/>
          </w:tcPr>
          <w:p w14:paraId="71DFD923" w14:textId="7AF2F631" w:rsidR="008728AC" w:rsidDel="00F76A77" w:rsidRDefault="006E7D87">
            <w:pPr>
              <w:jc w:val="center"/>
              <w:rPr>
                <w:moveFrom w:id="145" w:author="Archer, Althea A" w:date="2021-03-22T13:22:00Z"/>
              </w:rPr>
            </w:pPr>
            <w:moveFrom w:id="146" w:author="Archer, Althea A" w:date="2021-03-22T13:22:00Z">
              <w:r w:rsidDel="00F76A77">
                <w:t>0</w:t>
              </w:r>
            </w:moveFrom>
          </w:p>
        </w:tc>
        <w:tc>
          <w:tcPr>
            <w:tcW w:w="0" w:type="auto"/>
          </w:tcPr>
          <w:p w14:paraId="339A035C" w14:textId="68975978" w:rsidR="008728AC" w:rsidDel="00F76A77" w:rsidRDefault="006E7D87">
            <w:pPr>
              <w:jc w:val="center"/>
              <w:rPr>
                <w:moveFrom w:id="147" w:author="Archer, Althea A" w:date="2021-03-22T13:22:00Z"/>
              </w:rPr>
            </w:pPr>
            <w:moveFrom w:id="148" w:author="Archer, Althea A" w:date="2021-03-22T13:22:00Z">
              <w:r w:rsidDel="00F76A77">
                <w:t>0</w:t>
              </w:r>
            </w:moveFrom>
          </w:p>
        </w:tc>
        <w:tc>
          <w:tcPr>
            <w:tcW w:w="0" w:type="auto"/>
          </w:tcPr>
          <w:p w14:paraId="367FACC6" w14:textId="5101D63D" w:rsidR="008728AC" w:rsidDel="00F76A77" w:rsidRDefault="006E7D87">
            <w:pPr>
              <w:jc w:val="center"/>
              <w:rPr>
                <w:moveFrom w:id="149" w:author="Archer, Althea A" w:date="2021-03-22T13:22:00Z"/>
              </w:rPr>
            </w:pPr>
            <w:moveFrom w:id="150" w:author="Archer, Althea A" w:date="2021-03-22T13:22:00Z">
              <w:r w:rsidDel="00F76A77">
                <w:t>0</w:t>
              </w:r>
            </w:moveFrom>
          </w:p>
        </w:tc>
        <w:tc>
          <w:tcPr>
            <w:tcW w:w="0" w:type="auto"/>
          </w:tcPr>
          <w:p w14:paraId="5B14054A" w14:textId="55583BBB" w:rsidR="008728AC" w:rsidDel="00F76A77" w:rsidRDefault="006E7D87">
            <w:pPr>
              <w:jc w:val="center"/>
              <w:rPr>
                <w:moveFrom w:id="151" w:author="Archer, Althea A" w:date="2021-03-22T13:22:00Z"/>
              </w:rPr>
            </w:pPr>
            <w:moveFrom w:id="152" w:author="Archer, Althea A" w:date="2021-03-22T13:22:00Z">
              <w:r w:rsidDel="00F76A77">
                <w:t>2</w:t>
              </w:r>
            </w:moveFrom>
          </w:p>
        </w:tc>
        <w:tc>
          <w:tcPr>
            <w:tcW w:w="0" w:type="auto"/>
          </w:tcPr>
          <w:p w14:paraId="2A1BCE29" w14:textId="371D9AA4" w:rsidR="008728AC" w:rsidDel="00F76A77" w:rsidRDefault="006E7D87">
            <w:pPr>
              <w:jc w:val="center"/>
              <w:rPr>
                <w:moveFrom w:id="153" w:author="Archer, Althea A" w:date="2021-03-22T13:22:00Z"/>
              </w:rPr>
            </w:pPr>
            <w:moveFrom w:id="154" w:author="Archer, Althea A" w:date="2021-03-22T13:22:00Z">
              <w:r w:rsidDel="00F76A77">
                <w:t>0</w:t>
              </w:r>
            </w:moveFrom>
          </w:p>
        </w:tc>
        <w:tc>
          <w:tcPr>
            <w:tcW w:w="0" w:type="auto"/>
          </w:tcPr>
          <w:p w14:paraId="07C0D26A" w14:textId="0E4BEC9B" w:rsidR="008728AC" w:rsidDel="00F76A77" w:rsidRDefault="006E7D87">
            <w:pPr>
              <w:jc w:val="center"/>
              <w:rPr>
                <w:moveFrom w:id="155" w:author="Archer, Althea A" w:date="2021-03-22T13:22:00Z"/>
              </w:rPr>
            </w:pPr>
            <w:moveFrom w:id="156" w:author="Archer, Althea A" w:date="2021-03-22T13:22:00Z">
              <w:r w:rsidDel="00F76A77">
                <w:t>0</w:t>
              </w:r>
            </w:moveFrom>
          </w:p>
        </w:tc>
      </w:tr>
      <w:tr w:rsidR="008728AC" w:rsidDel="00F76A77" w14:paraId="2B0C11BD" w14:textId="7E721998">
        <w:tc>
          <w:tcPr>
            <w:tcW w:w="0" w:type="auto"/>
          </w:tcPr>
          <w:p w14:paraId="53078DDF" w14:textId="0FD9831E" w:rsidR="008728AC" w:rsidDel="00F76A77" w:rsidRDefault="006E7D87">
            <w:pPr>
              <w:jc w:val="center"/>
              <w:rPr>
                <w:moveFrom w:id="157" w:author="Archer, Althea A" w:date="2021-03-22T13:22:00Z"/>
              </w:rPr>
            </w:pPr>
            <w:moveFrom w:id="158" w:author="Archer, Althea A" w:date="2021-03-22T13:22:00Z">
              <w:r w:rsidDel="00F76A77">
                <w:t>(</w:t>
              </w:r>
              <w:r w:rsidRPr="00E8787F" w:rsidDel="00F76A77">
                <w:rPr>
                  <w:i/>
                  <w:iCs/>
                </w:rPr>
                <w:t>Megascops trichopsis</w:t>
              </w:r>
              <w:r w:rsidDel="00F76A77">
                <w:t>)</w:t>
              </w:r>
              <w:r w:rsidR="00BA2305" w:rsidDel="00F76A77">
                <w:t>***</w:t>
              </w:r>
            </w:moveFrom>
          </w:p>
        </w:tc>
        <w:tc>
          <w:tcPr>
            <w:tcW w:w="0" w:type="auto"/>
          </w:tcPr>
          <w:p w14:paraId="63DA8CFC" w14:textId="2687BD3D" w:rsidR="008728AC" w:rsidDel="00F76A77" w:rsidRDefault="008728AC">
            <w:pPr>
              <w:rPr>
                <w:moveFrom w:id="159" w:author="Archer, Althea A" w:date="2021-03-22T13:22:00Z"/>
              </w:rPr>
            </w:pPr>
          </w:p>
        </w:tc>
        <w:tc>
          <w:tcPr>
            <w:tcW w:w="0" w:type="auto"/>
          </w:tcPr>
          <w:p w14:paraId="525F8BBE" w14:textId="40738E7F" w:rsidR="008728AC" w:rsidDel="00F76A77" w:rsidRDefault="008728AC">
            <w:pPr>
              <w:rPr>
                <w:moveFrom w:id="160" w:author="Archer, Althea A" w:date="2021-03-22T13:22:00Z"/>
              </w:rPr>
            </w:pPr>
          </w:p>
        </w:tc>
        <w:tc>
          <w:tcPr>
            <w:tcW w:w="0" w:type="auto"/>
          </w:tcPr>
          <w:p w14:paraId="3680DCF4" w14:textId="2C2E86F7" w:rsidR="008728AC" w:rsidDel="00F76A77" w:rsidRDefault="008728AC">
            <w:pPr>
              <w:rPr>
                <w:moveFrom w:id="161" w:author="Archer, Althea A" w:date="2021-03-22T13:22:00Z"/>
              </w:rPr>
            </w:pPr>
          </w:p>
        </w:tc>
        <w:tc>
          <w:tcPr>
            <w:tcW w:w="0" w:type="auto"/>
          </w:tcPr>
          <w:p w14:paraId="08A949D2" w14:textId="0FFC69A1" w:rsidR="008728AC" w:rsidDel="00F76A77" w:rsidRDefault="008728AC">
            <w:pPr>
              <w:rPr>
                <w:moveFrom w:id="162" w:author="Archer, Althea A" w:date="2021-03-22T13:22:00Z"/>
              </w:rPr>
            </w:pPr>
          </w:p>
        </w:tc>
        <w:tc>
          <w:tcPr>
            <w:tcW w:w="0" w:type="auto"/>
          </w:tcPr>
          <w:p w14:paraId="6181B436" w14:textId="616D0C4B" w:rsidR="008728AC" w:rsidDel="00F76A77" w:rsidRDefault="008728AC">
            <w:pPr>
              <w:rPr>
                <w:moveFrom w:id="163" w:author="Archer, Althea A" w:date="2021-03-22T13:22:00Z"/>
              </w:rPr>
            </w:pPr>
          </w:p>
        </w:tc>
        <w:tc>
          <w:tcPr>
            <w:tcW w:w="0" w:type="auto"/>
          </w:tcPr>
          <w:p w14:paraId="47EB5AED" w14:textId="2F7D8C0A" w:rsidR="008728AC" w:rsidDel="00F76A77" w:rsidRDefault="008728AC">
            <w:pPr>
              <w:rPr>
                <w:moveFrom w:id="164" w:author="Archer, Althea A" w:date="2021-03-22T13:22:00Z"/>
              </w:rPr>
            </w:pPr>
          </w:p>
        </w:tc>
      </w:tr>
      <w:tr w:rsidR="008728AC" w:rsidDel="00F76A77" w14:paraId="1138D583" w14:textId="1A223688">
        <w:tc>
          <w:tcPr>
            <w:tcW w:w="0" w:type="auto"/>
          </w:tcPr>
          <w:p w14:paraId="091138C2" w14:textId="72EFFEB3" w:rsidR="008728AC" w:rsidRPr="00E8787F" w:rsidDel="00F76A77" w:rsidRDefault="006E7D87">
            <w:pPr>
              <w:jc w:val="center"/>
              <w:rPr>
                <w:moveFrom w:id="165" w:author="Archer, Althea A" w:date="2021-03-22T13:22:00Z"/>
                <w:b/>
                <w:bCs/>
              </w:rPr>
            </w:pPr>
            <w:moveFrom w:id="166" w:author="Archer, Althea A" w:date="2021-03-22T13:22:00Z">
              <w:r w:rsidRPr="00E8787F" w:rsidDel="00F76A77">
                <w:rPr>
                  <w:b/>
                  <w:bCs/>
                </w:rPr>
                <w:t>Pacific Screech-Owl</w:t>
              </w:r>
            </w:moveFrom>
          </w:p>
        </w:tc>
        <w:tc>
          <w:tcPr>
            <w:tcW w:w="0" w:type="auto"/>
          </w:tcPr>
          <w:p w14:paraId="74BB2DAF" w14:textId="4D8C63F1" w:rsidR="008728AC" w:rsidDel="00F76A77" w:rsidRDefault="006E7D87">
            <w:pPr>
              <w:jc w:val="center"/>
              <w:rPr>
                <w:moveFrom w:id="167" w:author="Archer, Althea A" w:date="2021-03-22T13:22:00Z"/>
              </w:rPr>
            </w:pPr>
            <w:moveFrom w:id="168" w:author="Archer, Althea A" w:date="2021-03-22T13:22:00Z">
              <w:r w:rsidDel="00F76A77">
                <w:t>11</w:t>
              </w:r>
            </w:moveFrom>
          </w:p>
        </w:tc>
        <w:tc>
          <w:tcPr>
            <w:tcW w:w="0" w:type="auto"/>
          </w:tcPr>
          <w:p w14:paraId="4BD49027" w14:textId="28F9A04F" w:rsidR="008728AC" w:rsidDel="00F76A77" w:rsidRDefault="006E7D87">
            <w:pPr>
              <w:jc w:val="center"/>
              <w:rPr>
                <w:moveFrom w:id="169" w:author="Archer, Althea A" w:date="2021-03-22T13:22:00Z"/>
              </w:rPr>
            </w:pPr>
            <w:moveFrom w:id="170" w:author="Archer, Althea A" w:date="2021-03-22T13:22:00Z">
              <w:r w:rsidDel="00F76A77">
                <w:t>1</w:t>
              </w:r>
            </w:moveFrom>
          </w:p>
        </w:tc>
        <w:tc>
          <w:tcPr>
            <w:tcW w:w="0" w:type="auto"/>
          </w:tcPr>
          <w:p w14:paraId="34AB127E" w14:textId="708C7B84" w:rsidR="008728AC" w:rsidDel="00F76A77" w:rsidRDefault="006E7D87">
            <w:pPr>
              <w:jc w:val="center"/>
              <w:rPr>
                <w:moveFrom w:id="171" w:author="Archer, Althea A" w:date="2021-03-22T13:22:00Z"/>
              </w:rPr>
            </w:pPr>
            <w:moveFrom w:id="172" w:author="Archer, Althea A" w:date="2021-03-22T13:22:00Z">
              <w:r w:rsidDel="00F76A77">
                <w:t>0</w:t>
              </w:r>
            </w:moveFrom>
          </w:p>
        </w:tc>
        <w:tc>
          <w:tcPr>
            <w:tcW w:w="0" w:type="auto"/>
          </w:tcPr>
          <w:p w14:paraId="21F13BF3" w14:textId="29BC39D6" w:rsidR="008728AC" w:rsidDel="00F76A77" w:rsidRDefault="006E7D87">
            <w:pPr>
              <w:jc w:val="center"/>
              <w:rPr>
                <w:moveFrom w:id="173" w:author="Archer, Althea A" w:date="2021-03-22T13:22:00Z"/>
              </w:rPr>
            </w:pPr>
            <w:moveFrom w:id="174" w:author="Archer, Althea A" w:date="2021-03-22T13:22:00Z">
              <w:r w:rsidDel="00F76A77">
                <w:t>0</w:t>
              </w:r>
            </w:moveFrom>
          </w:p>
        </w:tc>
        <w:tc>
          <w:tcPr>
            <w:tcW w:w="0" w:type="auto"/>
          </w:tcPr>
          <w:p w14:paraId="3E959A64" w14:textId="664B7046" w:rsidR="008728AC" w:rsidDel="00F76A77" w:rsidRDefault="006E7D87">
            <w:pPr>
              <w:jc w:val="center"/>
              <w:rPr>
                <w:moveFrom w:id="175" w:author="Archer, Althea A" w:date="2021-03-22T13:22:00Z"/>
              </w:rPr>
            </w:pPr>
            <w:moveFrom w:id="176" w:author="Archer, Althea A" w:date="2021-03-22T13:22:00Z">
              <w:r w:rsidDel="00F76A77">
                <w:t>6</w:t>
              </w:r>
            </w:moveFrom>
          </w:p>
        </w:tc>
        <w:tc>
          <w:tcPr>
            <w:tcW w:w="0" w:type="auto"/>
          </w:tcPr>
          <w:p w14:paraId="0C50C240" w14:textId="005D6617" w:rsidR="008728AC" w:rsidDel="00F76A77" w:rsidRDefault="006E7D87">
            <w:pPr>
              <w:jc w:val="center"/>
              <w:rPr>
                <w:moveFrom w:id="177" w:author="Archer, Althea A" w:date="2021-03-22T13:22:00Z"/>
              </w:rPr>
            </w:pPr>
            <w:moveFrom w:id="178" w:author="Archer, Althea A" w:date="2021-03-22T13:22:00Z">
              <w:r w:rsidDel="00F76A77">
                <w:t>9</w:t>
              </w:r>
            </w:moveFrom>
          </w:p>
        </w:tc>
      </w:tr>
      <w:tr w:rsidR="008728AC" w:rsidDel="00F76A77" w14:paraId="64AE801D" w14:textId="6D7EE3D7">
        <w:tc>
          <w:tcPr>
            <w:tcW w:w="0" w:type="auto"/>
          </w:tcPr>
          <w:p w14:paraId="4C63C846" w14:textId="1F3B530E" w:rsidR="008728AC" w:rsidDel="00F76A77" w:rsidRDefault="006E7D87">
            <w:pPr>
              <w:jc w:val="center"/>
              <w:rPr>
                <w:moveFrom w:id="179" w:author="Archer, Althea A" w:date="2021-03-22T13:22:00Z"/>
              </w:rPr>
            </w:pPr>
            <w:moveFrom w:id="180" w:author="Archer, Althea A" w:date="2021-03-22T13:22:00Z">
              <w:r w:rsidDel="00F76A77">
                <w:t>(</w:t>
              </w:r>
              <w:r w:rsidRPr="00E8787F" w:rsidDel="00F76A77">
                <w:rPr>
                  <w:i/>
                  <w:iCs/>
                </w:rPr>
                <w:t>Megascops cooperi</w:t>
              </w:r>
              <w:r w:rsidDel="00F76A77">
                <w:t>)</w:t>
              </w:r>
              <w:r w:rsidR="00BA2305" w:rsidDel="00F76A77">
                <w:t>***</w:t>
              </w:r>
            </w:moveFrom>
          </w:p>
        </w:tc>
        <w:tc>
          <w:tcPr>
            <w:tcW w:w="0" w:type="auto"/>
          </w:tcPr>
          <w:p w14:paraId="2B06FC6C" w14:textId="41EDFC8E" w:rsidR="008728AC" w:rsidDel="00F76A77" w:rsidRDefault="008728AC">
            <w:pPr>
              <w:rPr>
                <w:moveFrom w:id="181" w:author="Archer, Althea A" w:date="2021-03-22T13:22:00Z"/>
              </w:rPr>
            </w:pPr>
          </w:p>
        </w:tc>
        <w:tc>
          <w:tcPr>
            <w:tcW w:w="0" w:type="auto"/>
          </w:tcPr>
          <w:p w14:paraId="460E90A7" w14:textId="61FE9D77" w:rsidR="008728AC" w:rsidDel="00F76A77" w:rsidRDefault="008728AC">
            <w:pPr>
              <w:rPr>
                <w:moveFrom w:id="182" w:author="Archer, Althea A" w:date="2021-03-22T13:22:00Z"/>
              </w:rPr>
            </w:pPr>
          </w:p>
        </w:tc>
        <w:tc>
          <w:tcPr>
            <w:tcW w:w="0" w:type="auto"/>
          </w:tcPr>
          <w:p w14:paraId="37D03335" w14:textId="7FEBBBD0" w:rsidR="008728AC" w:rsidDel="00F76A77" w:rsidRDefault="008728AC">
            <w:pPr>
              <w:rPr>
                <w:moveFrom w:id="183" w:author="Archer, Althea A" w:date="2021-03-22T13:22:00Z"/>
              </w:rPr>
            </w:pPr>
          </w:p>
        </w:tc>
        <w:tc>
          <w:tcPr>
            <w:tcW w:w="0" w:type="auto"/>
          </w:tcPr>
          <w:p w14:paraId="4949383E" w14:textId="119115BF" w:rsidR="008728AC" w:rsidDel="00F76A77" w:rsidRDefault="008728AC">
            <w:pPr>
              <w:rPr>
                <w:moveFrom w:id="184" w:author="Archer, Althea A" w:date="2021-03-22T13:22:00Z"/>
              </w:rPr>
            </w:pPr>
          </w:p>
        </w:tc>
        <w:tc>
          <w:tcPr>
            <w:tcW w:w="0" w:type="auto"/>
          </w:tcPr>
          <w:p w14:paraId="18FF8103" w14:textId="05FC0B8B" w:rsidR="008728AC" w:rsidDel="00F76A77" w:rsidRDefault="008728AC">
            <w:pPr>
              <w:rPr>
                <w:moveFrom w:id="185" w:author="Archer, Althea A" w:date="2021-03-22T13:22:00Z"/>
              </w:rPr>
            </w:pPr>
          </w:p>
        </w:tc>
        <w:tc>
          <w:tcPr>
            <w:tcW w:w="0" w:type="auto"/>
          </w:tcPr>
          <w:p w14:paraId="1D050571" w14:textId="31538E17" w:rsidR="008728AC" w:rsidDel="00F76A77" w:rsidRDefault="008728AC">
            <w:pPr>
              <w:rPr>
                <w:moveFrom w:id="186" w:author="Archer, Althea A" w:date="2021-03-22T13:22:00Z"/>
              </w:rPr>
            </w:pPr>
          </w:p>
        </w:tc>
      </w:tr>
      <w:tr w:rsidR="008728AC" w:rsidDel="00F76A77" w14:paraId="7124023B" w14:textId="52719CE9">
        <w:tc>
          <w:tcPr>
            <w:tcW w:w="0" w:type="auto"/>
          </w:tcPr>
          <w:p w14:paraId="1575BDFE" w14:textId="32CE29BA" w:rsidR="008728AC" w:rsidRPr="00E8787F" w:rsidDel="00F76A77" w:rsidRDefault="006E7D87">
            <w:pPr>
              <w:jc w:val="center"/>
              <w:rPr>
                <w:moveFrom w:id="187" w:author="Archer, Althea A" w:date="2021-03-22T13:22:00Z"/>
                <w:b/>
                <w:bCs/>
              </w:rPr>
            </w:pPr>
            <w:moveFrom w:id="188" w:author="Archer, Althea A" w:date="2021-03-22T13:22:00Z">
              <w:r w:rsidRPr="00E8787F" w:rsidDel="00F76A77">
                <w:rPr>
                  <w:b/>
                  <w:bCs/>
                </w:rPr>
                <w:t>Crested Owl</w:t>
              </w:r>
            </w:moveFrom>
          </w:p>
        </w:tc>
        <w:tc>
          <w:tcPr>
            <w:tcW w:w="0" w:type="auto"/>
          </w:tcPr>
          <w:p w14:paraId="61066A80" w14:textId="32FF99A3" w:rsidR="008728AC" w:rsidDel="00F76A77" w:rsidRDefault="006E7D87">
            <w:pPr>
              <w:jc w:val="center"/>
              <w:rPr>
                <w:moveFrom w:id="189" w:author="Archer, Althea A" w:date="2021-03-22T13:22:00Z"/>
              </w:rPr>
            </w:pPr>
            <w:moveFrom w:id="190" w:author="Archer, Althea A" w:date="2021-03-22T13:22:00Z">
              <w:r w:rsidDel="00F76A77">
                <w:t>0</w:t>
              </w:r>
            </w:moveFrom>
          </w:p>
        </w:tc>
        <w:tc>
          <w:tcPr>
            <w:tcW w:w="0" w:type="auto"/>
          </w:tcPr>
          <w:p w14:paraId="4E30974D" w14:textId="64C24286" w:rsidR="008728AC" w:rsidDel="00F76A77" w:rsidRDefault="006E7D87">
            <w:pPr>
              <w:jc w:val="center"/>
              <w:rPr>
                <w:moveFrom w:id="191" w:author="Archer, Althea A" w:date="2021-03-22T13:22:00Z"/>
              </w:rPr>
            </w:pPr>
            <w:moveFrom w:id="192" w:author="Archer, Althea A" w:date="2021-03-22T13:22:00Z">
              <w:r w:rsidDel="00F76A77">
                <w:t>0</w:t>
              </w:r>
            </w:moveFrom>
          </w:p>
        </w:tc>
        <w:tc>
          <w:tcPr>
            <w:tcW w:w="0" w:type="auto"/>
          </w:tcPr>
          <w:p w14:paraId="392946E8" w14:textId="230EF56D" w:rsidR="008728AC" w:rsidDel="00F76A77" w:rsidRDefault="006E7D87">
            <w:pPr>
              <w:jc w:val="center"/>
              <w:rPr>
                <w:moveFrom w:id="193" w:author="Archer, Althea A" w:date="2021-03-22T13:22:00Z"/>
              </w:rPr>
            </w:pPr>
            <w:moveFrom w:id="194" w:author="Archer, Althea A" w:date="2021-03-22T13:22:00Z">
              <w:r w:rsidDel="00F76A77">
                <w:t>0</w:t>
              </w:r>
            </w:moveFrom>
          </w:p>
        </w:tc>
        <w:tc>
          <w:tcPr>
            <w:tcW w:w="0" w:type="auto"/>
          </w:tcPr>
          <w:p w14:paraId="7F91F543" w14:textId="207D2D7B" w:rsidR="008728AC" w:rsidDel="00F76A77" w:rsidRDefault="006E7D87">
            <w:pPr>
              <w:jc w:val="center"/>
              <w:rPr>
                <w:moveFrom w:id="195" w:author="Archer, Althea A" w:date="2021-03-22T13:22:00Z"/>
              </w:rPr>
            </w:pPr>
            <w:moveFrom w:id="196" w:author="Archer, Althea A" w:date="2021-03-22T13:22:00Z">
              <w:r w:rsidDel="00F76A77">
                <w:t>0</w:t>
              </w:r>
            </w:moveFrom>
          </w:p>
        </w:tc>
        <w:tc>
          <w:tcPr>
            <w:tcW w:w="0" w:type="auto"/>
          </w:tcPr>
          <w:p w14:paraId="1D7B1A61" w14:textId="1831148E" w:rsidR="008728AC" w:rsidDel="00F76A77" w:rsidRDefault="006E7D87">
            <w:pPr>
              <w:jc w:val="center"/>
              <w:rPr>
                <w:moveFrom w:id="197" w:author="Archer, Althea A" w:date="2021-03-22T13:22:00Z"/>
              </w:rPr>
            </w:pPr>
            <w:moveFrom w:id="198" w:author="Archer, Althea A" w:date="2021-03-22T13:22:00Z">
              <w:r w:rsidDel="00F76A77">
                <w:t>0</w:t>
              </w:r>
            </w:moveFrom>
          </w:p>
        </w:tc>
        <w:tc>
          <w:tcPr>
            <w:tcW w:w="0" w:type="auto"/>
          </w:tcPr>
          <w:p w14:paraId="16AFCBA4" w14:textId="298E481F" w:rsidR="008728AC" w:rsidDel="00F76A77" w:rsidRDefault="006E7D87">
            <w:pPr>
              <w:jc w:val="center"/>
              <w:rPr>
                <w:moveFrom w:id="199" w:author="Archer, Althea A" w:date="2021-03-22T13:22:00Z"/>
              </w:rPr>
            </w:pPr>
            <w:moveFrom w:id="200" w:author="Archer, Althea A" w:date="2021-03-22T13:22:00Z">
              <w:r w:rsidDel="00F76A77">
                <w:t>0</w:t>
              </w:r>
            </w:moveFrom>
          </w:p>
        </w:tc>
      </w:tr>
      <w:tr w:rsidR="008728AC" w:rsidDel="00F76A77" w14:paraId="683F5BB1" w14:textId="0D98FAC3">
        <w:tc>
          <w:tcPr>
            <w:tcW w:w="0" w:type="auto"/>
          </w:tcPr>
          <w:p w14:paraId="0D767F5B" w14:textId="0429A69E" w:rsidR="008728AC" w:rsidDel="00F76A77" w:rsidRDefault="006E7D87">
            <w:pPr>
              <w:jc w:val="center"/>
              <w:rPr>
                <w:moveFrom w:id="201" w:author="Archer, Althea A" w:date="2021-03-22T13:22:00Z"/>
              </w:rPr>
            </w:pPr>
            <w:moveFrom w:id="202" w:author="Archer, Althea A" w:date="2021-03-22T13:22:00Z">
              <w:r w:rsidDel="00F76A77">
                <w:t>(</w:t>
              </w:r>
              <w:r w:rsidRPr="00E8787F" w:rsidDel="00F76A77">
                <w:rPr>
                  <w:i/>
                  <w:iCs/>
                </w:rPr>
                <w:t>Lophostrix cristata</w:t>
              </w:r>
              <w:r w:rsidDel="00F76A77">
                <w:t>)</w:t>
              </w:r>
            </w:moveFrom>
          </w:p>
        </w:tc>
        <w:tc>
          <w:tcPr>
            <w:tcW w:w="0" w:type="auto"/>
          </w:tcPr>
          <w:p w14:paraId="16008B85" w14:textId="4CE99EB0" w:rsidR="008728AC" w:rsidDel="00F76A77" w:rsidRDefault="008728AC">
            <w:pPr>
              <w:rPr>
                <w:moveFrom w:id="203" w:author="Archer, Althea A" w:date="2021-03-22T13:22:00Z"/>
              </w:rPr>
            </w:pPr>
          </w:p>
        </w:tc>
        <w:tc>
          <w:tcPr>
            <w:tcW w:w="0" w:type="auto"/>
          </w:tcPr>
          <w:p w14:paraId="2DF52F68" w14:textId="3979B4FB" w:rsidR="008728AC" w:rsidDel="00F76A77" w:rsidRDefault="008728AC">
            <w:pPr>
              <w:rPr>
                <w:moveFrom w:id="204" w:author="Archer, Althea A" w:date="2021-03-22T13:22:00Z"/>
              </w:rPr>
            </w:pPr>
          </w:p>
        </w:tc>
        <w:tc>
          <w:tcPr>
            <w:tcW w:w="0" w:type="auto"/>
          </w:tcPr>
          <w:p w14:paraId="32286433" w14:textId="0D20E25E" w:rsidR="008728AC" w:rsidDel="00F76A77" w:rsidRDefault="008728AC">
            <w:pPr>
              <w:rPr>
                <w:moveFrom w:id="205" w:author="Archer, Althea A" w:date="2021-03-22T13:22:00Z"/>
              </w:rPr>
            </w:pPr>
          </w:p>
        </w:tc>
        <w:tc>
          <w:tcPr>
            <w:tcW w:w="0" w:type="auto"/>
          </w:tcPr>
          <w:p w14:paraId="5298D3F0" w14:textId="4198FA2E" w:rsidR="008728AC" w:rsidDel="00F76A77" w:rsidRDefault="008728AC">
            <w:pPr>
              <w:rPr>
                <w:moveFrom w:id="206" w:author="Archer, Althea A" w:date="2021-03-22T13:22:00Z"/>
              </w:rPr>
            </w:pPr>
          </w:p>
        </w:tc>
        <w:tc>
          <w:tcPr>
            <w:tcW w:w="0" w:type="auto"/>
          </w:tcPr>
          <w:p w14:paraId="4C078F1B" w14:textId="24C27BDF" w:rsidR="008728AC" w:rsidDel="00F76A77" w:rsidRDefault="008728AC">
            <w:pPr>
              <w:rPr>
                <w:moveFrom w:id="207" w:author="Archer, Althea A" w:date="2021-03-22T13:22:00Z"/>
              </w:rPr>
            </w:pPr>
          </w:p>
        </w:tc>
        <w:tc>
          <w:tcPr>
            <w:tcW w:w="0" w:type="auto"/>
          </w:tcPr>
          <w:p w14:paraId="5909CE62" w14:textId="5416E696" w:rsidR="008728AC" w:rsidDel="00F76A77" w:rsidRDefault="008728AC">
            <w:pPr>
              <w:rPr>
                <w:moveFrom w:id="208" w:author="Archer, Althea A" w:date="2021-03-22T13:22:00Z"/>
              </w:rPr>
            </w:pPr>
          </w:p>
        </w:tc>
      </w:tr>
      <w:tr w:rsidR="008728AC" w:rsidDel="00F76A77" w14:paraId="119140C1" w14:textId="5CC6AB02">
        <w:tc>
          <w:tcPr>
            <w:tcW w:w="0" w:type="auto"/>
          </w:tcPr>
          <w:p w14:paraId="61AD8A30" w14:textId="4639315D" w:rsidR="008728AC" w:rsidDel="00F76A77" w:rsidRDefault="006E7D87">
            <w:pPr>
              <w:jc w:val="center"/>
              <w:rPr>
                <w:moveFrom w:id="209" w:author="Archer, Althea A" w:date="2021-03-22T13:22:00Z"/>
              </w:rPr>
            </w:pPr>
            <w:moveFrom w:id="210" w:author="Archer, Althea A" w:date="2021-03-22T13:22:00Z">
              <w:r w:rsidRPr="00E8787F" w:rsidDel="00F76A77">
                <w:rPr>
                  <w:b/>
                  <w:bCs/>
                </w:rPr>
                <w:t>Spectacled Owl</w:t>
              </w:r>
              <w:r w:rsidDel="00F76A77">
                <w:t>**</w:t>
              </w:r>
            </w:moveFrom>
          </w:p>
        </w:tc>
        <w:tc>
          <w:tcPr>
            <w:tcW w:w="0" w:type="auto"/>
          </w:tcPr>
          <w:p w14:paraId="599B3B10" w14:textId="571B1D32" w:rsidR="008728AC" w:rsidDel="00F76A77" w:rsidRDefault="006E7D87">
            <w:pPr>
              <w:jc w:val="center"/>
              <w:rPr>
                <w:moveFrom w:id="211" w:author="Archer, Althea A" w:date="2021-03-22T13:22:00Z"/>
              </w:rPr>
            </w:pPr>
            <w:moveFrom w:id="212" w:author="Archer, Althea A" w:date="2021-03-22T13:22:00Z">
              <w:r w:rsidDel="00F76A77">
                <w:t>1</w:t>
              </w:r>
            </w:moveFrom>
          </w:p>
        </w:tc>
        <w:tc>
          <w:tcPr>
            <w:tcW w:w="0" w:type="auto"/>
          </w:tcPr>
          <w:p w14:paraId="3335B6AC" w14:textId="02C92E50" w:rsidR="008728AC" w:rsidDel="00F76A77" w:rsidRDefault="006E7D87">
            <w:pPr>
              <w:jc w:val="center"/>
              <w:rPr>
                <w:moveFrom w:id="213" w:author="Archer, Althea A" w:date="2021-03-22T13:22:00Z"/>
              </w:rPr>
            </w:pPr>
            <w:moveFrom w:id="214" w:author="Archer, Althea A" w:date="2021-03-22T13:22:00Z">
              <w:r w:rsidDel="00F76A77">
                <w:t>1</w:t>
              </w:r>
            </w:moveFrom>
          </w:p>
        </w:tc>
        <w:tc>
          <w:tcPr>
            <w:tcW w:w="0" w:type="auto"/>
          </w:tcPr>
          <w:p w14:paraId="2EADA081" w14:textId="2874B32B" w:rsidR="008728AC" w:rsidDel="00F76A77" w:rsidRDefault="006E7D87">
            <w:pPr>
              <w:jc w:val="center"/>
              <w:rPr>
                <w:moveFrom w:id="215" w:author="Archer, Althea A" w:date="2021-03-22T13:22:00Z"/>
              </w:rPr>
            </w:pPr>
            <w:moveFrom w:id="216" w:author="Archer, Althea A" w:date="2021-03-22T13:22:00Z">
              <w:r w:rsidDel="00F76A77">
                <w:t>0</w:t>
              </w:r>
            </w:moveFrom>
          </w:p>
        </w:tc>
        <w:tc>
          <w:tcPr>
            <w:tcW w:w="0" w:type="auto"/>
          </w:tcPr>
          <w:p w14:paraId="55F33B4B" w14:textId="43F0EE3C" w:rsidR="008728AC" w:rsidDel="00F76A77" w:rsidRDefault="006E7D87">
            <w:pPr>
              <w:jc w:val="center"/>
              <w:rPr>
                <w:moveFrom w:id="217" w:author="Archer, Althea A" w:date="2021-03-22T13:22:00Z"/>
              </w:rPr>
            </w:pPr>
            <w:moveFrom w:id="218" w:author="Archer, Althea A" w:date="2021-03-22T13:22:00Z">
              <w:r w:rsidDel="00F76A77">
                <w:t>1</w:t>
              </w:r>
            </w:moveFrom>
          </w:p>
        </w:tc>
        <w:tc>
          <w:tcPr>
            <w:tcW w:w="0" w:type="auto"/>
          </w:tcPr>
          <w:p w14:paraId="6F36A28E" w14:textId="77C88FF0" w:rsidR="008728AC" w:rsidDel="00F76A77" w:rsidRDefault="006E7D87">
            <w:pPr>
              <w:jc w:val="center"/>
              <w:rPr>
                <w:moveFrom w:id="219" w:author="Archer, Althea A" w:date="2021-03-22T13:22:00Z"/>
              </w:rPr>
            </w:pPr>
            <w:moveFrom w:id="220" w:author="Archer, Althea A" w:date="2021-03-22T13:22:00Z">
              <w:r w:rsidDel="00F76A77">
                <w:t>59</w:t>
              </w:r>
            </w:moveFrom>
          </w:p>
        </w:tc>
        <w:tc>
          <w:tcPr>
            <w:tcW w:w="0" w:type="auto"/>
          </w:tcPr>
          <w:p w14:paraId="1E071A86" w14:textId="0F6CD226" w:rsidR="008728AC" w:rsidDel="00F76A77" w:rsidRDefault="006E7D87">
            <w:pPr>
              <w:jc w:val="center"/>
              <w:rPr>
                <w:moveFrom w:id="221" w:author="Archer, Althea A" w:date="2021-03-22T13:22:00Z"/>
              </w:rPr>
            </w:pPr>
            <w:moveFrom w:id="222" w:author="Archer, Althea A" w:date="2021-03-22T13:22:00Z">
              <w:r w:rsidDel="00F76A77">
                <w:t>75</w:t>
              </w:r>
            </w:moveFrom>
          </w:p>
        </w:tc>
      </w:tr>
      <w:tr w:rsidR="008728AC" w:rsidDel="00F76A77" w14:paraId="734915C9" w14:textId="04EBB147">
        <w:tc>
          <w:tcPr>
            <w:tcW w:w="0" w:type="auto"/>
          </w:tcPr>
          <w:p w14:paraId="0C6DD6D3" w14:textId="763314F0" w:rsidR="008728AC" w:rsidDel="00F76A77" w:rsidRDefault="006E7D87">
            <w:pPr>
              <w:jc w:val="center"/>
              <w:rPr>
                <w:moveFrom w:id="223" w:author="Archer, Althea A" w:date="2021-03-22T13:22:00Z"/>
              </w:rPr>
            </w:pPr>
            <w:moveFrom w:id="224" w:author="Archer, Althea A" w:date="2021-03-22T13:22:00Z">
              <w:r w:rsidDel="00F76A77">
                <w:t>(</w:t>
              </w:r>
              <w:r w:rsidRPr="00E8787F" w:rsidDel="00F76A77">
                <w:rPr>
                  <w:i/>
                  <w:iCs/>
                </w:rPr>
                <w:t>Pulsatrix perspicillata</w:t>
              </w:r>
              <w:r w:rsidDel="00F76A77">
                <w:t>)</w:t>
              </w:r>
              <w:r w:rsidR="00BA2305" w:rsidDel="00F76A77">
                <w:t>***</w:t>
              </w:r>
            </w:moveFrom>
          </w:p>
        </w:tc>
        <w:tc>
          <w:tcPr>
            <w:tcW w:w="0" w:type="auto"/>
          </w:tcPr>
          <w:p w14:paraId="6CD724A8" w14:textId="20B7273D" w:rsidR="008728AC" w:rsidDel="00F76A77" w:rsidRDefault="008728AC">
            <w:pPr>
              <w:rPr>
                <w:moveFrom w:id="225" w:author="Archer, Althea A" w:date="2021-03-22T13:22:00Z"/>
              </w:rPr>
            </w:pPr>
          </w:p>
        </w:tc>
        <w:tc>
          <w:tcPr>
            <w:tcW w:w="0" w:type="auto"/>
          </w:tcPr>
          <w:p w14:paraId="14A6303A" w14:textId="2D68FFF1" w:rsidR="008728AC" w:rsidDel="00F76A77" w:rsidRDefault="008728AC">
            <w:pPr>
              <w:rPr>
                <w:moveFrom w:id="226" w:author="Archer, Althea A" w:date="2021-03-22T13:22:00Z"/>
              </w:rPr>
            </w:pPr>
          </w:p>
        </w:tc>
        <w:tc>
          <w:tcPr>
            <w:tcW w:w="0" w:type="auto"/>
          </w:tcPr>
          <w:p w14:paraId="4694E9D3" w14:textId="302F7D8B" w:rsidR="008728AC" w:rsidDel="00F76A77" w:rsidRDefault="008728AC">
            <w:pPr>
              <w:rPr>
                <w:moveFrom w:id="227" w:author="Archer, Althea A" w:date="2021-03-22T13:22:00Z"/>
              </w:rPr>
            </w:pPr>
          </w:p>
        </w:tc>
        <w:tc>
          <w:tcPr>
            <w:tcW w:w="0" w:type="auto"/>
          </w:tcPr>
          <w:p w14:paraId="59DB2BCD" w14:textId="28F011CB" w:rsidR="008728AC" w:rsidDel="00F76A77" w:rsidRDefault="008728AC">
            <w:pPr>
              <w:rPr>
                <w:moveFrom w:id="228" w:author="Archer, Althea A" w:date="2021-03-22T13:22:00Z"/>
              </w:rPr>
            </w:pPr>
          </w:p>
        </w:tc>
        <w:tc>
          <w:tcPr>
            <w:tcW w:w="0" w:type="auto"/>
          </w:tcPr>
          <w:p w14:paraId="482C43BE" w14:textId="1CE7597D" w:rsidR="008728AC" w:rsidDel="00F76A77" w:rsidRDefault="008728AC">
            <w:pPr>
              <w:rPr>
                <w:moveFrom w:id="229" w:author="Archer, Althea A" w:date="2021-03-22T13:22:00Z"/>
              </w:rPr>
            </w:pPr>
          </w:p>
        </w:tc>
        <w:tc>
          <w:tcPr>
            <w:tcW w:w="0" w:type="auto"/>
          </w:tcPr>
          <w:p w14:paraId="652FBBEB" w14:textId="7260C17C" w:rsidR="008728AC" w:rsidDel="00F76A77" w:rsidRDefault="008728AC">
            <w:pPr>
              <w:rPr>
                <w:moveFrom w:id="230" w:author="Archer, Althea A" w:date="2021-03-22T13:22:00Z"/>
              </w:rPr>
            </w:pPr>
          </w:p>
        </w:tc>
      </w:tr>
      <w:tr w:rsidR="008728AC" w:rsidDel="00F76A77" w14:paraId="02937C79" w14:textId="0B95A392">
        <w:tc>
          <w:tcPr>
            <w:tcW w:w="0" w:type="auto"/>
          </w:tcPr>
          <w:p w14:paraId="55D5C40B" w14:textId="59AF2049" w:rsidR="008728AC" w:rsidRPr="00E8787F" w:rsidDel="00F76A77" w:rsidRDefault="006E7D87">
            <w:pPr>
              <w:jc w:val="center"/>
              <w:rPr>
                <w:moveFrom w:id="231" w:author="Archer, Althea A" w:date="2021-03-22T13:22:00Z"/>
                <w:b/>
                <w:bCs/>
              </w:rPr>
            </w:pPr>
            <w:moveFrom w:id="232" w:author="Archer, Althea A" w:date="2021-03-22T13:22:00Z">
              <w:r w:rsidRPr="00E8787F" w:rsidDel="00F76A77">
                <w:rPr>
                  <w:b/>
                  <w:bCs/>
                </w:rPr>
                <w:t>Great Horned Owl</w:t>
              </w:r>
            </w:moveFrom>
          </w:p>
        </w:tc>
        <w:tc>
          <w:tcPr>
            <w:tcW w:w="0" w:type="auto"/>
          </w:tcPr>
          <w:p w14:paraId="04CEB5F0" w14:textId="11E6458F" w:rsidR="008728AC" w:rsidDel="00F76A77" w:rsidRDefault="006E7D87">
            <w:pPr>
              <w:jc w:val="center"/>
              <w:rPr>
                <w:moveFrom w:id="233" w:author="Archer, Althea A" w:date="2021-03-22T13:22:00Z"/>
              </w:rPr>
            </w:pPr>
            <w:moveFrom w:id="234" w:author="Archer, Althea A" w:date="2021-03-22T13:22:00Z">
              <w:r w:rsidDel="00F76A77">
                <w:t>0</w:t>
              </w:r>
            </w:moveFrom>
          </w:p>
        </w:tc>
        <w:tc>
          <w:tcPr>
            <w:tcW w:w="0" w:type="auto"/>
          </w:tcPr>
          <w:p w14:paraId="092666CC" w14:textId="13AA344E" w:rsidR="008728AC" w:rsidDel="00F76A77" w:rsidRDefault="006E7D87">
            <w:pPr>
              <w:jc w:val="center"/>
              <w:rPr>
                <w:moveFrom w:id="235" w:author="Archer, Althea A" w:date="2021-03-22T13:22:00Z"/>
              </w:rPr>
            </w:pPr>
            <w:moveFrom w:id="236" w:author="Archer, Althea A" w:date="2021-03-22T13:22:00Z">
              <w:r w:rsidDel="00F76A77">
                <w:t>0</w:t>
              </w:r>
            </w:moveFrom>
          </w:p>
        </w:tc>
        <w:tc>
          <w:tcPr>
            <w:tcW w:w="0" w:type="auto"/>
          </w:tcPr>
          <w:p w14:paraId="214252D7" w14:textId="76538D25" w:rsidR="008728AC" w:rsidDel="00F76A77" w:rsidRDefault="006E7D87">
            <w:pPr>
              <w:jc w:val="center"/>
              <w:rPr>
                <w:moveFrom w:id="237" w:author="Archer, Althea A" w:date="2021-03-22T13:22:00Z"/>
              </w:rPr>
            </w:pPr>
            <w:moveFrom w:id="238" w:author="Archer, Althea A" w:date="2021-03-22T13:22:00Z">
              <w:r w:rsidDel="00F76A77">
                <w:t>3</w:t>
              </w:r>
            </w:moveFrom>
          </w:p>
        </w:tc>
        <w:tc>
          <w:tcPr>
            <w:tcW w:w="0" w:type="auto"/>
          </w:tcPr>
          <w:p w14:paraId="0870B476" w14:textId="7B9E3B07" w:rsidR="008728AC" w:rsidDel="00F76A77" w:rsidRDefault="006E7D87">
            <w:pPr>
              <w:jc w:val="center"/>
              <w:rPr>
                <w:moveFrom w:id="239" w:author="Archer, Althea A" w:date="2021-03-22T13:22:00Z"/>
              </w:rPr>
            </w:pPr>
            <w:moveFrom w:id="240" w:author="Archer, Althea A" w:date="2021-03-22T13:22:00Z">
              <w:r w:rsidDel="00F76A77">
                <w:t>0</w:t>
              </w:r>
            </w:moveFrom>
          </w:p>
        </w:tc>
        <w:tc>
          <w:tcPr>
            <w:tcW w:w="0" w:type="auto"/>
          </w:tcPr>
          <w:p w14:paraId="66C7C8BD" w14:textId="6C978BF5" w:rsidR="008728AC" w:rsidDel="00F76A77" w:rsidRDefault="006E7D87">
            <w:pPr>
              <w:jc w:val="center"/>
              <w:rPr>
                <w:moveFrom w:id="241" w:author="Archer, Althea A" w:date="2021-03-22T13:22:00Z"/>
              </w:rPr>
            </w:pPr>
            <w:moveFrom w:id="242" w:author="Archer, Althea A" w:date="2021-03-22T13:22:00Z">
              <w:r w:rsidDel="00F76A77">
                <w:t>0</w:t>
              </w:r>
            </w:moveFrom>
          </w:p>
        </w:tc>
        <w:tc>
          <w:tcPr>
            <w:tcW w:w="0" w:type="auto"/>
          </w:tcPr>
          <w:p w14:paraId="196CEB81" w14:textId="3388363D" w:rsidR="008728AC" w:rsidDel="00F76A77" w:rsidRDefault="006E7D87">
            <w:pPr>
              <w:jc w:val="center"/>
              <w:rPr>
                <w:moveFrom w:id="243" w:author="Archer, Althea A" w:date="2021-03-22T13:22:00Z"/>
              </w:rPr>
            </w:pPr>
            <w:moveFrom w:id="244" w:author="Archer, Althea A" w:date="2021-03-22T13:22:00Z">
              <w:r w:rsidDel="00F76A77">
                <w:t>0</w:t>
              </w:r>
            </w:moveFrom>
          </w:p>
        </w:tc>
      </w:tr>
      <w:tr w:rsidR="008728AC" w:rsidDel="00F76A77" w14:paraId="1513B0FB" w14:textId="54AE3A5F">
        <w:tc>
          <w:tcPr>
            <w:tcW w:w="0" w:type="auto"/>
          </w:tcPr>
          <w:p w14:paraId="6F1AE1CE" w14:textId="0DC5C68F" w:rsidR="008728AC" w:rsidDel="00F76A77" w:rsidRDefault="006E7D87">
            <w:pPr>
              <w:jc w:val="center"/>
              <w:rPr>
                <w:moveFrom w:id="245" w:author="Archer, Althea A" w:date="2021-03-22T13:22:00Z"/>
              </w:rPr>
            </w:pPr>
            <w:moveFrom w:id="246" w:author="Archer, Althea A" w:date="2021-03-22T13:22:00Z">
              <w:r w:rsidDel="00F76A77">
                <w:t>(</w:t>
              </w:r>
              <w:r w:rsidRPr="00E8787F" w:rsidDel="00F76A77">
                <w:rPr>
                  <w:i/>
                  <w:iCs/>
                </w:rPr>
                <w:t>Bubo virginianus</w:t>
              </w:r>
              <w:r w:rsidDel="00F76A77">
                <w:t>)</w:t>
              </w:r>
              <w:r w:rsidR="00BA2305" w:rsidDel="00F76A77">
                <w:t>***</w:t>
              </w:r>
            </w:moveFrom>
          </w:p>
        </w:tc>
        <w:tc>
          <w:tcPr>
            <w:tcW w:w="0" w:type="auto"/>
          </w:tcPr>
          <w:p w14:paraId="75559059" w14:textId="775F13D8" w:rsidR="008728AC" w:rsidDel="00F76A77" w:rsidRDefault="008728AC">
            <w:pPr>
              <w:rPr>
                <w:moveFrom w:id="247" w:author="Archer, Althea A" w:date="2021-03-22T13:22:00Z"/>
              </w:rPr>
            </w:pPr>
          </w:p>
        </w:tc>
        <w:tc>
          <w:tcPr>
            <w:tcW w:w="0" w:type="auto"/>
          </w:tcPr>
          <w:p w14:paraId="6E8FA87B" w14:textId="158932A4" w:rsidR="008728AC" w:rsidDel="00F76A77" w:rsidRDefault="008728AC">
            <w:pPr>
              <w:rPr>
                <w:moveFrom w:id="248" w:author="Archer, Althea A" w:date="2021-03-22T13:22:00Z"/>
              </w:rPr>
            </w:pPr>
          </w:p>
        </w:tc>
        <w:tc>
          <w:tcPr>
            <w:tcW w:w="0" w:type="auto"/>
          </w:tcPr>
          <w:p w14:paraId="183F6428" w14:textId="4B688A14" w:rsidR="008728AC" w:rsidDel="00F76A77" w:rsidRDefault="008728AC">
            <w:pPr>
              <w:rPr>
                <w:moveFrom w:id="249" w:author="Archer, Althea A" w:date="2021-03-22T13:22:00Z"/>
              </w:rPr>
            </w:pPr>
          </w:p>
        </w:tc>
        <w:tc>
          <w:tcPr>
            <w:tcW w:w="0" w:type="auto"/>
          </w:tcPr>
          <w:p w14:paraId="52F2148B" w14:textId="04860C91" w:rsidR="008728AC" w:rsidDel="00F76A77" w:rsidRDefault="008728AC">
            <w:pPr>
              <w:rPr>
                <w:moveFrom w:id="250" w:author="Archer, Althea A" w:date="2021-03-22T13:22:00Z"/>
              </w:rPr>
            </w:pPr>
          </w:p>
        </w:tc>
        <w:tc>
          <w:tcPr>
            <w:tcW w:w="0" w:type="auto"/>
          </w:tcPr>
          <w:p w14:paraId="2C0AF350" w14:textId="259CCE59" w:rsidR="008728AC" w:rsidDel="00F76A77" w:rsidRDefault="008728AC">
            <w:pPr>
              <w:rPr>
                <w:moveFrom w:id="251" w:author="Archer, Althea A" w:date="2021-03-22T13:22:00Z"/>
              </w:rPr>
            </w:pPr>
          </w:p>
        </w:tc>
        <w:tc>
          <w:tcPr>
            <w:tcW w:w="0" w:type="auto"/>
          </w:tcPr>
          <w:p w14:paraId="3B24FD3C" w14:textId="0BA5049A" w:rsidR="008728AC" w:rsidDel="00F76A77" w:rsidRDefault="008728AC">
            <w:pPr>
              <w:rPr>
                <w:moveFrom w:id="252" w:author="Archer, Althea A" w:date="2021-03-22T13:22:00Z"/>
              </w:rPr>
            </w:pPr>
          </w:p>
        </w:tc>
      </w:tr>
      <w:tr w:rsidR="008728AC" w:rsidDel="00F76A77" w14:paraId="2BD3D731" w14:textId="544BA78A">
        <w:tc>
          <w:tcPr>
            <w:tcW w:w="0" w:type="auto"/>
          </w:tcPr>
          <w:p w14:paraId="2F7939EB" w14:textId="5E3A2633" w:rsidR="008728AC" w:rsidRPr="00E8787F" w:rsidDel="00F76A77" w:rsidRDefault="006E7D87">
            <w:pPr>
              <w:jc w:val="center"/>
              <w:rPr>
                <w:moveFrom w:id="253" w:author="Archer, Althea A" w:date="2021-03-22T13:22:00Z"/>
                <w:b/>
                <w:bCs/>
              </w:rPr>
            </w:pPr>
            <w:moveFrom w:id="254" w:author="Archer, Althea A" w:date="2021-03-22T13:22:00Z">
              <w:r w:rsidRPr="00E8787F" w:rsidDel="00F76A77">
                <w:rPr>
                  <w:b/>
                  <w:bCs/>
                </w:rPr>
                <w:t>Ferruginous Pygmy-Owl</w:t>
              </w:r>
            </w:moveFrom>
          </w:p>
        </w:tc>
        <w:tc>
          <w:tcPr>
            <w:tcW w:w="0" w:type="auto"/>
          </w:tcPr>
          <w:p w14:paraId="58AFB0B4" w14:textId="432F7EB4" w:rsidR="008728AC" w:rsidDel="00F76A77" w:rsidRDefault="006E7D87">
            <w:pPr>
              <w:jc w:val="center"/>
              <w:rPr>
                <w:moveFrom w:id="255" w:author="Archer, Althea A" w:date="2021-03-22T13:22:00Z"/>
              </w:rPr>
            </w:pPr>
            <w:moveFrom w:id="256" w:author="Archer, Althea A" w:date="2021-03-22T13:22:00Z">
              <w:r w:rsidDel="00F76A77">
                <w:t>4</w:t>
              </w:r>
            </w:moveFrom>
          </w:p>
        </w:tc>
        <w:tc>
          <w:tcPr>
            <w:tcW w:w="0" w:type="auto"/>
          </w:tcPr>
          <w:p w14:paraId="671ADC67" w14:textId="351AF380" w:rsidR="008728AC" w:rsidDel="00F76A77" w:rsidRDefault="006E7D87">
            <w:pPr>
              <w:jc w:val="center"/>
              <w:rPr>
                <w:moveFrom w:id="257" w:author="Archer, Althea A" w:date="2021-03-22T13:22:00Z"/>
              </w:rPr>
            </w:pPr>
            <w:moveFrom w:id="258" w:author="Archer, Althea A" w:date="2021-03-22T13:22:00Z">
              <w:r w:rsidDel="00F76A77">
                <w:t>0</w:t>
              </w:r>
            </w:moveFrom>
          </w:p>
        </w:tc>
        <w:tc>
          <w:tcPr>
            <w:tcW w:w="0" w:type="auto"/>
          </w:tcPr>
          <w:p w14:paraId="0C8654A8" w14:textId="1C850262" w:rsidR="008728AC" w:rsidDel="00F76A77" w:rsidRDefault="006E7D87">
            <w:pPr>
              <w:jc w:val="center"/>
              <w:rPr>
                <w:moveFrom w:id="259" w:author="Archer, Althea A" w:date="2021-03-22T13:22:00Z"/>
              </w:rPr>
            </w:pPr>
            <w:moveFrom w:id="260" w:author="Archer, Althea A" w:date="2021-03-22T13:22:00Z">
              <w:r w:rsidDel="00F76A77">
                <w:t>0</w:t>
              </w:r>
            </w:moveFrom>
          </w:p>
        </w:tc>
        <w:tc>
          <w:tcPr>
            <w:tcW w:w="0" w:type="auto"/>
          </w:tcPr>
          <w:p w14:paraId="186A6077" w14:textId="1A3892F5" w:rsidR="008728AC" w:rsidDel="00F76A77" w:rsidRDefault="006E7D87">
            <w:pPr>
              <w:jc w:val="center"/>
              <w:rPr>
                <w:moveFrom w:id="261" w:author="Archer, Althea A" w:date="2021-03-22T13:22:00Z"/>
              </w:rPr>
            </w:pPr>
            <w:moveFrom w:id="262" w:author="Archer, Althea A" w:date="2021-03-22T13:22:00Z">
              <w:r w:rsidDel="00F76A77">
                <w:t>0</w:t>
              </w:r>
            </w:moveFrom>
          </w:p>
        </w:tc>
        <w:tc>
          <w:tcPr>
            <w:tcW w:w="0" w:type="auto"/>
          </w:tcPr>
          <w:p w14:paraId="440367E2" w14:textId="1B1757F1" w:rsidR="008728AC" w:rsidDel="00F76A77" w:rsidRDefault="006E7D87">
            <w:pPr>
              <w:jc w:val="center"/>
              <w:rPr>
                <w:moveFrom w:id="263" w:author="Archer, Althea A" w:date="2021-03-22T13:22:00Z"/>
              </w:rPr>
            </w:pPr>
            <w:moveFrom w:id="264" w:author="Archer, Althea A" w:date="2021-03-22T13:22:00Z">
              <w:r w:rsidDel="00F76A77">
                <w:t>82</w:t>
              </w:r>
            </w:moveFrom>
          </w:p>
        </w:tc>
        <w:tc>
          <w:tcPr>
            <w:tcW w:w="0" w:type="auto"/>
          </w:tcPr>
          <w:p w14:paraId="51B51AD9" w14:textId="2840AD78" w:rsidR="008728AC" w:rsidDel="00F76A77" w:rsidRDefault="006E7D87">
            <w:pPr>
              <w:jc w:val="center"/>
              <w:rPr>
                <w:moveFrom w:id="265" w:author="Archer, Althea A" w:date="2021-03-22T13:22:00Z"/>
              </w:rPr>
            </w:pPr>
            <w:moveFrom w:id="266" w:author="Archer, Althea A" w:date="2021-03-22T13:22:00Z">
              <w:r w:rsidDel="00F76A77">
                <w:t>98</w:t>
              </w:r>
            </w:moveFrom>
          </w:p>
        </w:tc>
      </w:tr>
      <w:tr w:rsidR="008728AC" w:rsidDel="00F76A77" w14:paraId="4BF6A2E6" w14:textId="18D4AC4A">
        <w:tc>
          <w:tcPr>
            <w:tcW w:w="0" w:type="auto"/>
          </w:tcPr>
          <w:p w14:paraId="78F33CE7" w14:textId="237E5444" w:rsidR="008728AC" w:rsidDel="00F76A77" w:rsidRDefault="006E7D87">
            <w:pPr>
              <w:jc w:val="center"/>
              <w:rPr>
                <w:moveFrom w:id="267" w:author="Archer, Althea A" w:date="2021-03-22T13:22:00Z"/>
              </w:rPr>
            </w:pPr>
            <w:moveFrom w:id="268" w:author="Archer, Althea A" w:date="2021-03-22T13:22:00Z">
              <w:r w:rsidDel="00F76A77">
                <w:t>(</w:t>
              </w:r>
              <w:r w:rsidRPr="00E8787F" w:rsidDel="00F76A77">
                <w:rPr>
                  <w:i/>
                  <w:iCs/>
                </w:rPr>
                <w:t>Glaucidium brasilianum</w:t>
              </w:r>
              <w:r w:rsidDel="00F76A77">
                <w:t>)</w:t>
              </w:r>
              <w:r w:rsidR="00BA2305" w:rsidDel="00F76A77">
                <w:t>***</w:t>
              </w:r>
            </w:moveFrom>
          </w:p>
        </w:tc>
        <w:tc>
          <w:tcPr>
            <w:tcW w:w="0" w:type="auto"/>
          </w:tcPr>
          <w:p w14:paraId="26745C69" w14:textId="40738327" w:rsidR="008728AC" w:rsidDel="00F76A77" w:rsidRDefault="008728AC">
            <w:pPr>
              <w:rPr>
                <w:moveFrom w:id="269" w:author="Archer, Althea A" w:date="2021-03-22T13:22:00Z"/>
              </w:rPr>
            </w:pPr>
          </w:p>
        </w:tc>
        <w:tc>
          <w:tcPr>
            <w:tcW w:w="0" w:type="auto"/>
          </w:tcPr>
          <w:p w14:paraId="5909F099" w14:textId="2A7B4FD4" w:rsidR="008728AC" w:rsidDel="00F76A77" w:rsidRDefault="008728AC">
            <w:pPr>
              <w:rPr>
                <w:moveFrom w:id="270" w:author="Archer, Althea A" w:date="2021-03-22T13:22:00Z"/>
              </w:rPr>
            </w:pPr>
          </w:p>
        </w:tc>
        <w:tc>
          <w:tcPr>
            <w:tcW w:w="0" w:type="auto"/>
          </w:tcPr>
          <w:p w14:paraId="6D601038" w14:textId="57B237A1" w:rsidR="008728AC" w:rsidDel="00F76A77" w:rsidRDefault="008728AC">
            <w:pPr>
              <w:rPr>
                <w:moveFrom w:id="271" w:author="Archer, Althea A" w:date="2021-03-22T13:22:00Z"/>
              </w:rPr>
            </w:pPr>
          </w:p>
        </w:tc>
        <w:tc>
          <w:tcPr>
            <w:tcW w:w="0" w:type="auto"/>
          </w:tcPr>
          <w:p w14:paraId="195B311A" w14:textId="6B0CFD7E" w:rsidR="008728AC" w:rsidDel="00F76A77" w:rsidRDefault="008728AC">
            <w:pPr>
              <w:rPr>
                <w:moveFrom w:id="272" w:author="Archer, Althea A" w:date="2021-03-22T13:22:00Z"/>
              </w:rPr>
            </w:pPr>
          </w:p>
        </w:tc>
        <w:tc>
          <w:tcPr>
            <w:tcW w:w="0" w:type="auto"/>
          </w:tcPr>
          <w:p w14:paraId="5A77768E" w14:textId="6C65BB17" w:rsidR="008728AC" w:rsidDel="00F76A77" w:rsidRDefault="008728AC">
            <w:pPr>
              <w:rPr>
                <w:moveFrom w:id="273" w:author="Archer, Althea A" w:date="2021-03-22T13:22:00Z"/>
              </w:rPr>
            </w:pPr>
          </w:p>
        </w:tc>
        <w:tc>
          <w:tcPr>
            <w:tcW w:w="0" w:type="auto"/>
          </w:tcPr>
          <w:p w14:paraId="340C03B2" w14:textId="15C745FD" w:rsidR="008728AC" w:rsidDel="00F76A77" w:rsidRDefault="008728AC">
            <w:pPr>
              <w:rPr>
                <w:moveFrom w:id="274" w:author="Archer, Althea A" w:date="2021-03-22T13:22:00Z"/>
              </w:rPr>
            </w:pPr>
          </w:p>
        </w:tc>
      </w:tr>
      <w:tr w:rsidR="008728AC" w:rsidDel="00F76A77" w14:paraId="04052BDF" w14:textId="0C9C3F06">
        <w:tc>
          <w:tcPr>
            <w:tcW w:w="0" w:type="auto"/>
          </w:tcPr>
          <w:p w14:paraId="4FD42639" w14:textId="54B9FAAA" w:rsidR="008728AC" w:rsidRPr="00E8787F" w:rsidDel="00F76A77" w:rsidRDefault="006E7D87">
            <w:pPr>
              <w:jc w:val="center"/>
              <w:rPr>
                <w:moveFrom w:id="275" w:author="Archer, Althea A" w:date="2021-03-22T13:22:00Z"/>
                <w:b/>
                <w:bCs/>
              </w:rPr>
            </w:pPr>
            <w:moveFrom w:id="276" w:author="Archer, Althea A" w:date="2021-03-22T13:22:00Z">
              <w:r w:rsidRPr="00E8787F" w:rsidDel="00F76A77">
                <w:rPr>
                  <w:b/>
                  <w:bCs/>
                </w:rPr>
                <w:t>Burrowing Owl</w:t>
              </w:r>
            </w:moveFrom>
          </w:p>
        </w:tc>
        <w:tc>
          <w:tcPr>
            <w:tcW w:w="0" w:type="auto"/>
          </w:tcPr>
          <w:p w14:paraId="18CB3C4A" w14:textId="0468F432" w:rsidR="008728AC" w:rsidDel="00F76A77" w:rsidRDefault="006E7D87">
            <w:pPr>
              <w:jc w:val="center"/>
              <w:rPr>
                <w:moveFrom w:id="277" w:author="Archer, Althea A" w:date="2021-03-22T13:22:00Z"/>
              </w:rPr>
            </w:pPr>
            <w:moveFrom w:id="278" w:author="Archer, Althea A" w:date="2021-03-22T13:22:00Z">
              <w:r w:rsidDel="00F76A77">
                <w:t>0</w:t>
              </w:r>
            </w:moveFrom>
          </w:p>
        </w:tc>
        <w:tc>
          <w:tcPr>
            <w:tcW w:w="0" w:type="auto"/>
          </w:tcPr>
          <w:p w14:paraId="47D4A5B8" w14:textId="6D755B75" w:rsidR="008728AC" w:rsidDel="00F76A77" w:rsidRDefault="006E7D87">
            <w:pPr>
              <w:jc w:val="center"/>
              <w:rPr>
                <w:moveFrom w:id="279" w:author="Archer, Althea A" w:date="2021-03-22T13:22:00Z"/>
              </w:rPr>
            </w:pPr>
            <w:moveFrom w:id="280" w:author="Archer, Althea A" w:date="2021-03-22T13:22:00Z">
              <w:r w:rsidDel="00F76A77">
                <w:t>0</w:t>
              </w:r>
            </w:moveFrom>
          </w:p>
        </w:tc>
        <w:tc>
          <w:tcPr>
            <w:tcW w:w="0" w:type="auto"/>
          </w:tcPr>
          <w:p w14:paraId="43E65E95" w14:textId="757E269F" w:rsidR="008728AC" w:rsidDel="00F76A77" w:rsidRDefault="006E7D87">
            <w:pPr>
              <w:jc w:val="center"/>
              <w:rPr>
                <w:moveFrom w:id="281" w:author="Archer, Althea A" w:date="2021-03-22T13:22:00Z"/>
              </w:rPr>
            </w:pPr>
            <w:moveFrom w:id="282" w:author="Archer, Althea A" w:date="2021-03-22T13:22:00Z">
              <w:r w:rsidDel="00F76A77">
                <w:t>0</w:t>
              </w:r>
            </w:moveFrom>
          </w:p>
        </w:tc>
        <w:tc>
          <w:tcPr>
            <w:tcW w:w="0" w:type="auto"/>
          </w:tcPr>
          <w:p w14:paraId="77C752B1" w14:textId="2A3DBB12" w:rsidR="008728AC" w:rsidDel="00F76A77" w:rsidRDefault="006E7D87">
            <w:pPr>
              <w:jc w:val="center"/>
              <w:rPr>
                <w:moveFrom w:id="283" w:author="Archer, Althea A" w:date="2021-03-22T13:22:00Z"/>
              </w:rPr>
            </w:pPr>
            <w:moveFrom w:id="284" w:author="Archer, Althea A" w:date="2021-03-22T13:22:00Z">
              <w:r w:rsidDel="00F76A77">
                <w:t>0</w:t>
              </w:r>
            </w:moveFrom>
          </w:p>
        </w:tc>
        <w:tc>
          <w:tcPr>
            <w:tcW w:w="0" w:type="auto"/>
          </w:tcPr>
          <w:p w14:paraId="34BC44F7" w14:textId="7C615FD6" w:rsidR="008728AC" w:rsidDel="00F76A77" w:rsidRDefault="006E7D87">
            <w:pPr>
              <w:jc w:val="center"/>
              <w:rPr>
                <w:moveFrom w:id="285" w:author="Archer, Althea A" w:date="2021-03-22T13:22:00Z"/>
              </w:rPr>
            </w:pPr>
            <w:moveFrom w:id="286" w:author="Archer, Althea A" w:date="2021-03-22T13:22:00Z">
              <w:r w:rsidDel="00F76A77">
                <w:t>0</w:t>
              </w:r>
            </w:moveFrom>
          </w:p>
        </w:tc>
        <w:tc>
          <w:tcPr>
            <w:tcW w:w="0" w:type="auto"/>
          </w:tcPr>
          <w:p w14:paraId="35AE8A87" w14:textId="166DC7F2" w:rsidR="008728AC" w:rsidDel="00F76A77" w:rsidRDefault="006E7D87">
            <w:pPr>
              <w:jc w:val="center"/>
              <w:rPr>
                <w:moveFrom w:id="287" w:author="Archer, Althea A" w:date="2021-03-22T13:22:00Z"/>
              </w:rPr>
            </w:pPr>
            <w:moveFrom w:id="288" w:author="Archer, Althea A" w:date="2021-03-22T13:22:00Z">
              <w:r w:rsidDel="00F76A77">
                <w:t>0</w:t>
              </w:r>
            </w:moveFrom>
          </w:p>
        </w:tc>
      </w:tr>
      <w:tr w:rsidR="008728AC" w:rsidDel="00F76A77" w14:paraId="50DB0447" w14:textId="024339A3">
        <w:tc>
          <w:tcPr>
            <w:tcW w:w="0" w:type="auto"/>
          </w:tcPr>
          <w:p w14:paraId="5570C0C9" w14:textId="7ED6E2BB" w:rsidR="008728AC" w:rsidDel="00F76A77" w:rsidRDefault="006E7D87">
            <w:pPr>
              <w:jc w:val="center"/>
              <w:rPr>
                <w:moveFrom w:id="289" w:author="Archer, Althea A" w:date="2021-03-22T13:22:00Z"/>
              </w:rPr>
            </w:pPr>
            <w:moveFrom w:id="290" w:author="Archer, Althea A" w:date="2021-03-22T13:22:00Z">
              <w:r w:rsidDel="00F76A77">
                <w:t>(</w:t>
              </w:r>
              <w:r w:rsidRPr="00E8787F" w:rsidDel="00F76A77">
                <w:rPr>
                  <w:i/>
                  <w:iCs/>
                </w:rPr>
                <w:t>Athene cunicularia</w:t>
              </w:r>
              <w:r w:rsidDel="00F76A77">
                <w:t>)</w:t>
              </w:r>
            </w:moveFrom>
          </w:p>
        </w:tc>
        <w:tc>
          <w:tcPr>
            <w:tcW w:w="0" w:type="auto"/>
          </w:tcPr>
          <w:p w14:paraId="61A0B064" w14:textId="14C518F2" w:rsidR="008728AC" w:rsidDel="00F76A77" w:rsidRDefault="008728AC">
            <w:pPr>
              <w:rPr>
                <w:moveFrom w:id="291" w:author="Archer, Althea A" w:date="2021-03-22T13:22:00Z"/>
              </w:rPr>
            </w:pPr>
          </w:p>
        </w:tc>
        <w:tc>
          <w:tcPr>
            <w:tcW w:w="0" w:type="auto"/>
          </w:tcPr>
          <w:p w14:paraId="6C9BD035" w14:textId="685ABCE0" w:rsidR="008728AC" w:rsidDel="00F76A77" w:rsidRDefault="008728AC">
            <w:pPr>
              <w:rPr>
                <w:moveFrom w:id="292" w:author="Archer, Althea A" w:date="2021-03-22T13:22:00Z"/>
              </w:rPr>
            </w:pPr>
          </w:p>
        </w:tc>
        <w:tc>
          <w:tcPr>
            <w:tcW w:w="0" w:type="auto"/>
          </w:tcPr>
          <w:p w14:paraId="308F5FF7" w14:textId="7C0CC9B8" w:rsidR="008728AC" w:rsidDel="00F76A77" w:rsidRDefault="008728AC">
            <w:pPr>
              <w:rPr>
                <w:moveFrom w:id="293" w:author="Archer, Althea A" w:date="2021-03-22T13:22:00Z"/>
              </w:rPr>
            </w:pPr>
          </w:p>
        </w:tc>
        <w:tc>
          <w:tcPr>
            <w:tcW w:w="0" w:type="auto"/>
          </w:tcPr>
          <w:p w14:paraId="076150FD" w14:textId="11A38AB6" w:rsidR="008728AC" w:rsidDel="00F76A77" w:rsidRDefault="008728AC">
            <w:pPr>
              <w:rPr>
                <w:moveFrom w:id="294" w:author="Archer, Althea A" w:date="2021-03-22T13:22:00Z"/>
              </w:rPr>
            </w:pPr>
          </w:p>
        </w:tc>
        <w:tc>
          <w:tcPr>
            <w:tcW w:w="0" w:type="auto"/>
          </w:tcPr>
          <w:p w14:paraId="3B6CAD9C" w14:textId="4A0D2D20" w:rsidR="008728AC" w:rsidDel="00F76A77" w:rsidRDefault="008728AC">
            <w:pPr>
              <w:rPr>
                <w:moveFrom w:id="295" w:author="Archer, Althea A" w:date="2021-03-22T13:22:00Z"/>
              </w:rPr>
            </w:pPr>
          </w:p>
        </w:tc>
        <w:tc>
          <w:tcPr>
            <w:tcW w:w="0" w:type="auto"/>
          </w:tcPr>
          <w:p w14:paraId="534D203F" w14:textId="768909A0" w:rsidR="008728AC" w:rsidDel="00F76A77" w:rsidRDefault="008728AC">
            <w:pPr>
              <w:rPr>
                <w:moveFrom w:id="296" w:author="Archer, Althea A" w:date="2021-03-22T13:22:00Z"/>
              </w:rPr>
            </w:pPr>
          </w:p>
        </w:tc>
      </w:tr>
      <w:tr w:rsidR="008728AC" w:rsidDel="00F76A77" w14:paraId="22F9F247" w14:textId="3AAEA6F1">
        <w:tc>
          <w:tcPr>
            <w:tcW w:w="0" w:type="auto"/>
          </w:tcPr>
          <w:p w14:paraId="7D3FE723" w14:textId="6929BA02" w:rsidR="008728AC" w:rsidRPr="00E8787F" w:rsidDel="00F76A77" w:rsidRDefault="006E7D87">
            <w:pPr>
              <w:jc w:val="center"/>
              <w:rPr>
                <w:moveFrom w:id="297" w:author="Archer, Althea A" w:date="2021-03-22T13:22:00Z"/>
                <w:b/>
                <w:bCs/>
              </w:rPr>
            </w:pPr>
            <w:moveFrom w:id="298" w:author="Archer, Althea A" w:date="2021-03-22T13:22:00Z">
              <w:r w:rsidRPr="00E8787F" w:rsidDel="00F76A77">
                <w:rPr>
                  <w:b/>
                  <w:bCs/>
                </w:rPr>
                <w:t>Mottled Owl</w:t>
              </w:r>
            </w:moveFrom>
          </w:p>
        </w:tc>
        <w:tc>
          <w:tcPr>
            <w:tcW w:w="0" w:type="auto"/>
          </w:tcPr>
          <w:p w14:paraId="179337A2" w14:textId="0B34A6BC" w:rsidR="008728AC" w:rsidDel="00F76A77" w:rsidRDefault="006E7D87">
            <w:pPr>
              <w:jc w:val="center"/>
              <w:rPr>
                <w:moveFrom w:id="299" w:author="Archer, Althea A" w:date="2021-03-22T13:22:00Z"/>
              </w:rPr>
            </w:pPr>
            <w:moveFrom w:id="300" w:author="Archer, Althea A" w:date="2021-03-22T13:22:00Z">
              <w:r w:rsidDel="00F76A77">
                <w:t>214</w:t>
              </w:r>
            </w:moveFrom>
          </w:p>
        </w:tc>
        <w:tc>
          <w:tcPr>
            <w:tcW w:w="0" w:type="auto"/>
          </w:tcPr>
          <w:p w14:paraId="05C9F688" w14:textId="113DE85F" w:rsidR="008728AC" w:rsidDel="00F76A77" w:rsidRDefault="006E7D87">
            <w:pPr>
              <w:jc w:val="center"/>
              <w:rPr>
                <w:moveFrom w:id="301" w:author="Archer, Althea A" w:date="2021-03-22T13:22:00Z"/>
              </w:rPr>
            </w:pPr>
            <w:moveFrom w:id="302" w:author="Archer, Althea A" w:date="2021-03-22T13:22:00Z">
              <w:r w:rsidDel="00F76A77">
                <w:t>117</w:t>
              </w:r>
            </w:moveFrom>
          </w:p>
        </w:tc>
        <w:tc>
          <w:tcPr>
            <w:tcW w:w="0" w:type="auto"/>
          </w:tcPr>
          <w:p w14:paraId="3003671F" w14:textId="4952F6D7" w:rsidR="008728AC" w:rsidDel="00F76A77" w:rsidRDefault="006E7D87">
            <w:pPr>
              <w:jc w:val="center"/>
              <w:rPr>
                <w:moveFrom w:id="303" w:author="Archer, Althea A" w:date="2021-03-22T13:22:00Z"/>
              </w:rPr>
            </w:pPr>
            <w:moveFrom w:id="304" w:author="Archer, Althea A" w:date="2021-03-22T13:22:00Z">
              <w:r w:rsidDel="00F76A77">
                <w:t>1</w:t>
              </w:r>
            </w:moveFrom>
          </w:p>
        </w:tc>
        <w:tc>
          <w:tcPr>
            <w:tcW w:w="0" w:type="auto"/>
          </w:tcPr>
          <w:p w14:paraId="0D97CE15" w14:textId="08025B24" w:rsidR="008728AC" w:rsidDel="00F76A77" w:rsidRDefault="006E7D87">
            <w:pPr>
              <w:jc w:val="center"/>
              <w:rPr>
                <w:moveFrom w:id="305" w:author="Archer, Althea A" w:date="2021-03-22T13:22:00Z"/>
              </w:rPr>
            </w:pPr>
            <w:moveFrom w:id="306" w:author="Archer, Althea A" w:date="2021-03-22T13:22:00Z">
              <w:r w:rsidDel="00F76A77">
                <w:t>22</w:t>
              </w:r>
            </w:moveFrom>
          </w:p>
        </w:tc>
        <w:tc>
          <w:tcPr>
            <w:tcW w:w="0" w:type="auto"/>
          </w:tcPr>
          <w:p w14:paraId="13C9A97D" w14:textId="0B3F106B" w:rsidR="008728AC" w:rsidDel="00F76A77" w:rsidRDefault="006E7D87">
            <w:pPr>
              <w:jc w:val="center"/>
              <w:rPr>
                <w:moveFrom w:id="307" w:author="Archer, Althea A" w:date="2021-03-22T13:22:00Z"/>
              </w:rPr>
            </w:pPr>
            <w:moveFrom w:id="308" w:author="Archer, Althea A" w:date="2021-03-22T13:22:00Z">
              <w:r w:rsidDel="00F76A77">
                <w:t>62</w:t>
              </w:r>
            </w:moveFrom>
          </w:p>
        </w:tc>
        <w:tc>
          <w:tcPr>
            <w:tcW w:w="0" w:type="auto"/>
          </w:tcPr>
          <w:p w14:paraId="3A77DA2E" w14:textId="0C447E51" w:rsidR="008728AC" w:rsidDel="00F76A77" w:rsidRDefault="006E7D87">
            <w:pPr>
              <w:jc w:val="center"/>
              <w:rPr>
                <w:moveFrom w:id="309" w:author="Archer, Althea A" w:date="2021-03-22T13:22:00Z"/>
              </w:rPr>
            </w:pPr>
            <w:moveFrom w:id="310" w:author="Archer, Althea A" w:date="2021-03-22T13:22:00Z">
              <w:r w:rsidDel="00F76A77">
                <w:t>114</w:t>
              </w:r>
            </w:moveFrom>
          </w:p>
        </w:tc>
      </w:tr>
      <w:tr w:rsidR="008728AC" w:rsidDel="00F76A77" w14:paraId="3E7CD219" w14:textId="6861EC93">
        <w:tc>
          <w:tcPr>
            <w:tcW w:w="0" w:type="auto"/>
          </w:tcPr>
          <w:p w14:paraId="69D03FEB" w14:textId="1DC5E053" w:rsidR="008728AC" w:rsidDel="00F76A77" w:rsidRDefault="006E7D87">
            <w:pPr>
              <w:jc w:val="center"/>
              <w:rPr>
                <w:moveFrom w:id="311" w:author="Archer, Althea A" w:date="2021-03-22T13:22:00Z"/>
              </w:rPr>
            </w:pPr>
            <w:moveFrom w:id="312" w:author="Archer, Althea A" w:date="2021-03-22T13:22:00Z">
              <w:r w:rsidDel="00F76A77">
                <w:t>(</w:t>
              </w:r>
              <w:r w:rsidRPr="00E8787F" w:rsidDel="00F76A77">
                <w:rPr>
                  <w:i/>
                  <w:iCs/>
                </w:rPr>
                <w:t>Ciccaba virgata</w:t>
              </w:r>
              <w:r w:rsidDel="00F76A77">
                <w:t>)</w:t>
              </w:r>
              <w:r w:rsidR="00BA2305" w:rsidDel="00F76A77">
                <w:t>***</w:t>
              </w:r>
            </w:moveFrom>
          </w:p>
        </w:tc>
        <w:tc>
          <w:tcPr>
            <w:tcW w:w="0" w:type="auto"/>
          </w:tcPr>
          <w:p w14:paraId="75310810" w14:textId="4B3B9F80" w:rsidR="008728AC" w:rsidDel="00F76A77" w:rsidRDefault="008728AC">
            <w:pPr>
              <w:rPr>
                <w:moveFrom w:id="313" w:author="Archer, Althea A" w:date="2021-03-22T13:22:00Z"/>
              </w:rPr>
            </w:pPr>
          </w:p>
        </w:tc>
        <w:tc>
          <w:tcPr>
            <w:tcW w:w="0" w:type="auto"/>
          </w:tcPr>
          <w:p w14:paraId="750F4B04" w14:textId="4962D90D" w:rsidR="008728AC" w:rsidDel="00F76A77" w:rsidRDefault="008728AC">
            <w:pPr>
              <w:rPr>
                <w:moveFrom w:id="314" w:author="Archer, Althea A" w:date="2021-03-22T13:22:00Z"/>
              </w:rPr>
            </w:pPr>
          </w:p>
        </w:tc>
        <w:tc>
          <w:tcPr>
            <w:tcW w:w="0" w:type="auto"/>
          </w:tcPr>
          <w:p w14:paraId="66BDC65F" w14:textId="702DA29C" w:rsidR="008728AC" w:rsidDel="00F76A77" w:rsidRDefault="008728AC">
            <w:pPr>
              <w:rPr>
                <w:moveFrom w:id="315" w:author="Archer, Althea A" w:date="2021-03-22T13:22:00Z"/>
              </w:rPr>
            </w:pPr>
          </w:p>
        </w:tc>
        <w:tc>
          <w:tcPr>
            <w:tcW w:w="0" w:type="auto"/>
          </w:tcPr>
          <w:p w14:paraId="19701656" w14:textId="21C4212D" w:rsidR="008728AC" w:rsidDel="00F76A77" w:rsidRDefault="008728AC">
            <w:pPr>
              <w:rPr>
                <w:moveFrom w:id="316" w:author="Archer, Althea A" w:date="2021-03-22T13:22:00Z"/>
              </w:rPr>
            </w:pPr>
          </w:p>
        </w:tc>
        <w:tc>
          <w:tcPr>
            <w:tcW w:w="0" w:type="auto"/>
          </w:tcPr>
          <w:p w14:paraId="7C15A353" w14:textId="7C398167" w:rsidR="008728AC" w:rsidDel="00F76A77" w:rsidRDefault="008728AC">
            <w:pPr>
              <w:rPr>
                <w:moveFrom w:id="317" w:author="Archer, Althea A" w:date="2021-03-22T13:22:00Z"/>
              </w:rPr>
            </w:pPr>
          </w:p>
        </w:tc>
        <w:tc>
          <w:tcPr>
            <w:tcW w:w="0" w:type="auto"/>
          </w:tcPr>
          <w:p w14:paraId="6527AF4C" w14:textId="45264640" w:rsidR="008728AC" w:rsidDel="00F76A77" w:rsidRDefault="008728AC">
            <w:pPr>
              <w:rPr>
                <w:moveFrom w:id="318" w:author="Archer, Althea A" w:date="2021-03-22T13:22:00Z"/>
              </w:rPr>
            </w:pPr>
          </w:p>
        </w:tc>
      </w:tr>
      <w:tr w:rsidR="008728AC" w:rsidDel="00F76A77" w14:paraId="0764842D" w14:textId="2DE798DC">
        <w:tc>
          <w:tcPr>
            <w:tcW w:w="0" w:type="auto"/>
          </w:tcPr>
          <w:p w14:paraId="5594DA9A" w14:textId="1BFDF38D" w:rsidR="008728AC" w:rsidDel="00F76A77" w:rsidRDefault="006E7D87">
            <w:pPr>
              <w:jc w:val="center"/>
              <w:rPr>
                <w:moveFrom w:id="319" w:author="Archer, Althea A" w:date="2021-03-22T13:22:00Z"/>
              </w:rPr>
            </w:pPr>
            <w:moveFrom w:id="320" w:author="Archer, Althea A" w:date="2021-03-22T13:22:00Z">
              <w:r w:rsidRPr="00E8787F" w:rsidDel="00F76A77">
                <w:rPr>
                  <w:b/>
                  <w:bCs/>
                </w:rPr>
                <w:t>Black-and-white Owl</w:t>
              </w:r>
              <w:r w:rsidDel="00F76A77">
                <w:t>**</w:t>
              </w:r>
            </w:moveFrom>
          </w:p>
        </w:tc>
        <w:tc>
          <w:tcPr>
            <w:tcW w:w="0" w:type="auto"/>
          </w:tcPr>
          <w:p w14:paraId="4A9337C3" w14:textId="40556C75" w:rsidR="008728AC" w:rsidDel="00F76A77" w:rsidRDefault="006E7D87">
            <w:pPr>
              <w:jc w:val="center"/>
              <w:rPr>
                <w:moveFrom w:id="321" w:author="Archer, Althea A" w:date="2021-03-22T13:22:00Z"/>
              </w:rPr>
            </w:pPr>
            <w:moveFrom w:id="322" w:author="Archer, Althea A" w:date="2021-03-22T13:22:00Z">
              <w:r w:rsidDel="00F76A77">
                <w:t>0</w:t>
              </w:r>
            </w:moveFrom>
          </w:p>
        </w:tc>
        <w:tc>
          <w:tcPr>
            <w:tcW w:w="0" w:type="auto"/>
          </w:tcPr>
          <w:p w14:paraId="0CCF0A4F" w14:textId="1F5AE932" w:rsidR="008728AC" w:rsidDel="00F76A77" w:rsidRDefault="006E7D87">
            <w:pPr>
              <w:jc w:val="center"/>
              <w:rPr>
                <w:moveFrom w:id="323" w:author="Archer, Althea A" w:date="2021-03-22T13:22:00Z"/>
              </w:rPr>
            </w:pPr>
            <w:moveFrom w:id="324" w:author="Archer, Althea A" w:date="2021-03-22T13:22:00Z">
              <w:r w:rsidDel="00F76A77">
                <w:t>0</w:t>
              </w:r>
            </w:moveFrom>
          </w:p>
        </w:tc>
        <w:tc>
          <w:tcPr>
            <w:tcW w:w="0" w:type="auto"/>
          </w:tcPr>
          <w:p w14:paraId="7DCB43B3" w14:textId="05BF50E4" w:rsidR="008728AC" w:rsidDel="00F76A77" w:rsidRDefault="006E7D87">
            <w:pPr>
              <w:jc w:val="center"/>
              <w:rPr>
                <w:moveFrom w:id="325" w:author="Archer, Althea A" w:date="2021-03-22T13:22:00Z"/>
              </w:rPr>
            </w:pPr>
            <w:moveFrom w:id="326" w:author="Archer, Althea A" w:date="2021-03-22T13:22:00Z">
              <w:r w:rsidDel="00F76A77">
                <w:t>0</w:t>
              </w:r>
            </w:moveFrom>
          </w:p>
        </w:tc>
        <w:tc>
          <w:tcPr>
            <w:tcW w:w="0" w:type="auto"/>
          </w:tcPr>
          <w:p w14:paraId="79F12368" w14:textId="5FD20998" w:rsidR="008728AC" w:rsidDel="00F76A77" w:rsidRDefault="006E7D87">
            <w:pPr>
              <w:jc w:val="center"/>
              <w:rPr>
                <w:moveFrom w:id="327" w:author="Archer, Althea A" w:date="2021-03-22T13:22:00Z"/>
              </w:rPr>
            </w:pPr>
            <w:moveFrom w:id="328" w:author="Archer, Althea A" w:date="2021-03-22T13:22:00Z">
              <w:r w:rsidDel="00F76A77">
                <w:t>0</w:t>
              </w:r>
            </w:moveFrom>
          </w:p>
        </w:tc>
        <w:tc>
          <w:tcPr>
            <w:tcW w:w="0" w:type="auto"/>
          </w:tcPr>
          <w:p w14:paraId="32E856E0" w14:textId="47E4378C" w:rsidR="008728AC" w:rsidDel="00F76A77" w:rsidRDefault="006E7D87">
            <w:pPr>
              <w:jc w:val="center"/>
              <w:rPr>
                <w:moveFrom w:id="329" w:author="Archer, Althea A" w:date="2021-03-22T13:22:00Z"/>
              </w:rPr>
            </w:pPr>
            <w:moveFrom w:id="330" w:author="Archer, Althea A" w:date="2021-03-22T13:22:00Z">
              <w:r w:rsidDel="00F76A77">
                <w:t>0</w:t>
              </w:r>
            </w:moveFrom>
          </w:p>
        </w:tc>
        <w:tc>
          <w:tcPr>
            <w:tcW w:w="0" w:type="auto"/>
          </w:tcPr>
          <w:p w14:paraId="1659A03A" w14:textId="74604FF0" w:rsidR="008728AC" w:rsidDel="00F76A77" w:rsidRDefault="006E7D87">
            <w:pPr>
              <w:jc w:val="center"/>
              <w:rPr>
                <w:moveFrom w:id="331" w:author="Archer, Althea A" w:date="2021-03-22T13:22:00Z"/>
              </w:rPr>
            </w:pPr>
            <w:moveFrom w:id="332" w:author="Archer, Althea A" w:date="2021-03-22T13:22:00Z">
              <w:r w:rsidDel="00F76A77">
                <w:t>0</w:t>
              </w:r>
            </w:moveFrom>
          </w:p>
        </w:tc>
      </w:tr>
      <w:tr w:rsidR="008728AC" w:rsidDel="00F76A77" w14:paraId="613A2D5F" w14:textId="6F2A2491">
        <w:tc>
          <w:tcPr>
            <w:tcW w:w="0" w:type="auto"/>
          </w:tcPr>
          <w:p w14:paraId="362F612E" w14:textId="22CC1A33" w:rsidR="008728AC" w:rsidDel="00F76A77" w:rsidRDefault="006E7D87">
            <w:pPr>
              <w:jc w:val="center"/>
              <w:rPr>
                <w:moveFrom w:id="333" w:author="Archer, Althea A" w:date="2021-03-22T13:22:00Z"/>
              </w:rPr>
            </w:pPr>
            <w:moveFrom w:id="334" w:author="Archer, Althea A" w:date="2021-03-22T13:22:00Z">
              <w:r w:rsidDel="00F76A77">
                <w:t>(</w:t>
              </w:r>
              <w:r w:rsidRPr="00E8787F" w:rsidDel="00F76A77">
                <w:rPr>
                  <w:i/>
                  <w:iCs/>
                </w:rPr>
                <w:t>Ciccaba nigrolineata</w:t>
              </w:r>
              <w:r w:rsidDel="00F76A77">
                <w:t>)</w:t>
              </w:r>
            </w:moveFrom>
          </w:p>
        </w:tc>
        <w:tc>
          <w:tcPr>
            <w:tcW w:w="0" w:type="auto"/>
          </w:tcPr>
          <w:p w14:paraId="52AFE957" w14:textId="0B15D2D9" w:rsidR="008728AC" w:rsidDel="00F76A77" w:rsidRDefault="008728AC">
            <w:pPr>
              <w:rPr>
                <w:moveFrom w:id="335" w:author="Archer, Althea A" w:date="2021-03-22T13:22:00Z"/>
              </w:rPr>
            </w:pPr>
          </w:p>
        </w:tc>
        <w:tc>
          <w:tcPr>
            <w:tcW w:w="0" w:type="auto"/>
          </w:tcPr>
          <w:p w14:paraId="4197A152" w14:textId="5F468AC6" w:rsidR="008728AC" w:rsidDel="00F76A77" w:rsidRDefault="008728AC">
            <w:pPr>
              <w:rPr>
                <w:moveFrom w:id="336" w:author="Archer, Althea A" w:date="2021-03-22T13:22:00Z"/>
              </w:rPr>
            </w:pPr>
          </w:p>
        </w:tc>
        <w:tc>
          <w:tcPr>
            <w:tcW w:w="0" w:type="auto"/>
          </w:tcPr>
          <w:p w14:paraId="7114A426" w14:textId="3046B3C2" w:rsidR="008728AC" w:rsidDel="00F76A77" w:rsidRDefault="008728AC">
            <w:pPr>
              <w:rPr>
                <w:moveFrom w:id="337" w:author="Archer, Althea A" w:date="2021-03-22T13:22:00Z"/>
              </w:rPr>
            </w:pPr>
          </w:p>
        </w:tc>
        <w:tc>
          <w:tcPr>
            <w:tcW w:w="0" w:type="auto"/>
          </w:tcPr>
          <w:p w14:paraId="3FEA2C15" w14:textId="236AED8C" w:rsidR="008728AC" w:rsidDel="00F76A77" w:rsidRDefault="008728AC">
            <w:pPr>
              <w:rPr>
                <w:moveFrom w:id="338" w:author="Archer, Althea A" w:date="2021-03-22T13:22:00Z"/>
              </w:rPr>
            </w:pPr>
          </w:p>
        </w:tc>
        <w:tc>
          <w:tcPr>
            <w:tcW w:w="0" w:type="auto"/>
          </w:tcPr>
          <w:p w14:paraId="15A9F939" w14:textId="5827E60E" w:rsidR="008728AC" w:rsidDel="00F76A77" w:rsidRDefault="008728AC">
            <w:pPr>
              <w:rPr>
                <w:moveFrom w:id="339" w:author="Archer, Althea A" w:date="2021-03-22T13:22:00Z"/>
              </w:rPr>
            </w:pPr>
          </w:p>
        </w:tc>
        <w:tc>
          <w:tcPr>
            <w:tcW w:w="0" w:type="auto"/>
          </w:tcPr>
          <w:p w14:paraId="34CAC025" w14:textId="0DB18AE5" w:rsidR="008728AC" w:rsidDel="00F76A77" w:rsidRDefault="008728AC">
            <w:pPr>
              <w:rPr>
                <w:moveFrom w:id="340" w:author="Archer, Althea A" w:date="2021-03-22T13:22:00Z"/>
              </w:rPr>
            </w:pPr>
          </w:p>
        </w:tc>
      </w:tr>
      <w:tr w:rsidR="008728AC" w:rsidDel="00F76A77" w14:paraId="1849E8E0" w14:textId="4417398A">
        <w:tc>
          <w:tcPr>
            <w:tcW w:w="0" w:type="auto"/>
          </w:tcPr>
          <w:p w14:paraId="0FEB7EDD" w14:textId="2D21F2C1" w:rsidR="008728AC" w:rsidDel="00F76A77" w:rsidRDefault="006E7D87">
            <w:pPr>
              <w:jc w:val="center"/>
              <w:rPr>
                <w:moveFrom w:id="341" w:author="Archer, Althea A" w:date="2021-03-22T13:22:00Z"/>
              </w:rPr>
            </w:pPr>
            <w:moveFrom w:id="342" w:author="Archer, Althea A" w:date="2021-03-22T13:22:00Z">
              <w:r w:rsidRPr="00E8787F" w:rsidDel="00F76A77">
                <w:rPr>
                  <w:b/>
                  <w:bCs/>
                </w:rPr>
                <w:t>Fulvous Owl</w:t>
              </w:r>
              <w:r w:rsidDel="00F76A77">
                <w:t>*</w:t>
              </w:r>
              <w:r w:rsidR="000F298A" w:rsidDel="00F76A77">
                <w:t>*</w:t>
              </w:r>
            </w:moveFrom>
          </w:p>
        </w:tc>
        <w:tc>
          <w:tcPr>
            <w:tcW w:w="0" w:type="auto"/>
          </w:tcPr>
          <w:p w14:paraId="586EA698" w14:textId="3832493B" w:rsidR="008728AC" w:rsidDel="00F76A77" w:rsidRDefault="006E7D87">
            <w:pPr>
              <w:jc w:val="center"/>
              <w:rPr>
                <w:moveFrom w:id="343" w:author="Archer, Althea A" w:date="2021-03-22T13:22:00Z"/>
              </w:rPr>
            </w:pPr>
            <w:moveFrom w:id="344" w:author="Archer, Althea A" w:date="2021-03-22T13:22:00Z">
              <w:r w:rsidDel="00F76A77">
                <w:t>0</w:t>
              </w:r>
            </w:moveFrom>
          </w:p>
        </w:tc>
        <w:tc>
          <w:tcPr>
            <w:tcW w:w="0" w:type="auto"/>
          </w:tcPr>
          <w:p w14:paraId="27FA0BE8" w14:textId="5DED0C23" w:rsidR="008728AC" w:rsidDel="00F76A77" w:rsidRDefault="006E7D87">
            <w:pPr>
              <w:jc w:val="center"/>
              <w:rPr>
                <w:moveFrom w:id="345" w:author="Archer, Althea A" w:date="2021-03-22T13:22:00Z"/>
              </w:rPr>
            </w:pPr>
            <w:moveFrom w:id="346" w:author="Archer, Althea A" w:date="2021-03-22T13:22:00Z">
              <w:r w:rsidDel="00F76A77">
                <w:t>0</w:t>
              </w:r>
            </w:moveFrom>
          </w:p>
        </w:tc>
        <w:tc>
          <w:tcPr>
            <w:tcW w:w="0" w:type="auto"/>
          </w:tcPr>
          <w:p w14:paraId="3EA79255" w14:textId="59B18A0B" w:rsidR="008728AC" w:rsidDel="00F76A77" w:rsidRDefault="006E7D87">
            <w:pPr>
              <w:jc w:val="center"/>
              <w:rPr>
                <w:moveFrom w:id="347" w:author="Archer, Althea A" w:date="2021-03-22T13:22:00Z"/>
              </w:rPr>
            </w:pPr>
            <w:moveFrom w:id="348" w:author="Archer, Althea A" w:date="2021-03-22T13:22:00Z">
              <w:r w:rsidDel="00F76A77">
                <w:t>17</w:t>
              </w:r>
            </w:moveFrom>
          </w:p>
        </w:tc>
        <w:tc>
          <w:tcPr>
            <w:tcW w:w="0" w:type="auto"/>
          </w:tcPr>
          <w:p w14:paraId="3DA5928F" w14:textId="0E2782AC" w:rsidR="008728AC" w:rsidDel="00F76A77" w:rsidRDefault="006E7D87">
            <w:pPr>
              <w:jc w:val="center"/>
              <w:rPr>
                <w:moveFrom w:id="349" w:author="Archer, Althea A" w:date="2021-03-22T13:22:00Z"/>
              </w:rPr>
            </w:pPr>
            <w:moveFrom w:id="350" w:author="Archer, Althea A" w:date="2021-03-22T13:22:00Z">
              <w:r w:rsidDel="00F76A77">
                <w:t>0</w:t>
              </w:r>
            </w:moveFrom>
          </w:p>
        </w:tc>
        <w:tc>
          <w:tcPr>
            <w:tcW w:w="0" w:type="auto"/>
          </w:tcPr>
          <w:p w14:paraId="13F43CF6" w14:textId="75BEA36A" w:rsidR="008728AC" w:rsidDel="00F76A77" w:rsidRDefault="006E7D87">
            <w:pPr>
              <w:jc w:val="center"/>
              <w:rPr>
                <w:moveFrom w:id="351" w:author="Archer, Althea A" w:date="2021-03-22T13:22:00Z"/>
              </w:rPr>
            </w:pPr>
            <w:moveFrom w:id="352" w:author="Archer, Althea A" w:date="2021-03-22T13:22:00Z">
              <w:r w:rsidDel="00F76A77">
                <w:t>0</w:t>
              </w:r>
            </w:moveFrom>
          </w:p>
        </w:tc>
        <w:tc>
          <w:tcPr>
            <w:tcW w:w="0" w:type="auto"/>
          </w:tcPr>
          <w:p w14:paraId="1BD36803" w14:textId="09740CAF" w:rsidR="008728AC" w:rsidDel="00F76A77" w:rsidRDefault="006E7D87">
            <w:pPr>
              <w:jc w:val="center"/>
              <w:rPr>
                <w:moveFrom w:id="353" w:author="Archer, Althea A" w:date="2021-03-22T13:22:00Z"/>
              </w:rPr>
            </w:pPr>
            <w:moveFrom w:id="354" w:author="Archer, Althea A" w:date="2021-03-22T13:22:00Z">
              <w:r w:rsidDel="00F76A77">
                <w:t>0</w:t>
              </w:r>
            </w:moveFrom>
          </w:p>
        </w:tc>
      </w:tr>
      <w:tr w:rsidR="008728AC" w:rsidDel="00F76A77" w14:paraId="3635C0C3" w14:textId="50587C37">
        <w:tc>
          <w:tcPr>
            <w:tcW w:w="0" w:type="auto"/>
          </w:tcPr>
          <w:p w14:paraId="66778C2D" w14:textId="69B60868" w:rsidR="008728AC" w:rsidDel="00F76A77" w:rsidRDefault="006E7D87">
            <w:pPr>
              <w:jc w:val="center"/>
              <w:rPr>
                <w:moveFrom w:id="355" w:author="Archer, Althea A" w:date="2021-03-22T13:22:00Z"/>
              </w:rPr>
            </w:pPr>
            <w:moveFrom w:id="356" w:author="Archer, Althea A" w:date="2021-03-22T13:22:00Z">
              <w:r w:rsidDel="00F76A77">
                <w:t>(</w:t>
              </w:r>
              <w:r w:rsidRPr="00E8787F" w:rsidDel="00F76A77">
                <w:rPr>
                  <w:i/>
                  <w:iCs/>
                </w:rPr>
                <w:t>Strix fulvescens</w:t>
              </w:r>
              <w:r w:rsidDel="00F76A77">
                <w:t>)</w:t>
              </w:r>
              <w:r w:rsidR="00BA2305" w:rsidDel="00F76A77">
                <w:t>***</w:t>
              </w:r>
            </w:moveFrom>
          </w:p>
        </w:tc>
        <w:tc>
          <w:tcPr>
            <w:tcW w:w="0" w:type="auto"/>
          </w:tcPr>
          <w:p w14:paraId="13497A09" w14:textId="076D718D" w:rsidR="008728AC" w:rsidDel="00F76A77" w:rsidRDefault="008728AC">
            <w:pPr>
              <w:rPr>
                <w:moveFrom w:id="357" w:author="Archer, Althea A" w:date="2021-03-22T13:22:00Z"/>
              </w:rPr>
            </w:pPr>
          </w:p>
        </w:tc>
        <w:tc>
          <w:tcPr>
            <w:tcW w:w="0" w:type="auto"/>
          </w:tcPr>
          <w:p w14:paraId="04DB5D07" w14:textId="0CA9D3B1" w:rsidR="008728AC" w:rsidDel="00F76A77" w:rsidRDefault="008728AC">
            <w:pPr>
              <w:rPr>
                <w:moveFrom w:id="358" w:author="Archer, Althea A" w:date="2021-03-22T13:22:00Z"/>
              </w:rPr>
            </w:pPr>
          </w:p>
        </w:tc>
        <w:tc>
          <w:tcPr>
            <w:tcW w:w="0" w:type="auto"/>
          </w:tcPr>
          <w:p w14:paraId="6E8C7A08" w14:textId="6A2AD9E2" w:rsidR="008728AC" w:rsidDel="00F76A77" w:rsidRDefault="008728AC">
            <w:pPr>
              <w:rPr>
                <w:moveFrom w:id="359" w:author="Archer, Althea A" w:date="2021-03-22T13:22:00Z"/>
              </w:rPr>
            </w:pPr>
          </w:p>
        </w:tc>
        <w:tc>
          <w:tcPr>
            <w:tcW w:w="0" w:type="auto"/>
          </w:tcPr>
          <w:p w14:paraId="1E32705B" w14:textId="08F58FDE" w:rsidR="008728AC" w:rsidDel="00F76A77" w:rsidRDefault="008728AC">
            <w:pPr>
              <w:rPr>
                <w:moveFrom w:id="360" w:author="Archer, Althea A" w:date="2021-03-22T13:22:00Z"/>
              </w:rPr>
            </w:pPr>
          </w:p>
        </w:tc>
        <w:tc>
          <w:tcPr>
            <w:tcW w:w="0" w:type="auto"/>
          </w:tcPr>
          <w:p w14:paraId="100D18D2" w14:textId="4F9CE62E" w:rsidR="008728AC" w:rsidDel="00F76A77" w:rsidRDefault="008728AC">
            <w:pPr>
              <w:rPr>
                <w:moveFrom w:id="361" w:author="Archer, Althea A" w:date="2021-03-22T13:22:00Z"/>
              </w:rPr>
            </w:pPr>
          </w:p>
        </w:tc>
        <w:tc>
          <w:tcPr>
            <w:tcW w:w="0" w:type="auto"/>
          </w:tcPr>
          <w:p w14:paraId="617DE7E2" w14:textId="513744D5" w:rsidR="008728AC" w:rsidDel="00F76A77" w:rsidRDefault="008728AC">
            <w:pPr>
              <w:rPr>
                <w:moveFrom w:id="362" w:author="Archer, Althea A" w:date="2021-03-22T13:22:00Z"/>
              </w:rPr>
            </w:pPr>
          </w:p>
        </w:tc>
      </w:tr>
      <w:tr w:rsidR="008728AC" w:rsidDel="00F76A77" w14:paraId="7C7AB965" w14:textId="5EF1740A">
        <w:tc>
          <w:tcPr>
            <w:tcW w:w="0" w:type="auto"/>
          </w:tcPr>
          <w:p w14:paraId="4730D5C0" w14:textId="13AFE1E2" w:rsidR="008728AC" w:rsidDel="00F76A77" w:rsidRDefault="006E7D87">
            <w:pPr>
              <w:jc w:val="center"/>
              <w:rPr>
                <w:moveFrom w:id="363" w:author="Archer, Althea A" w:date="2021-03-22T13:22:00Z"/>
              </w:rPr>
            </w:pPr>
            <w:moveFrom w:id="364" w:author="Archer, Althea A" w:date="2021-03-22T13:22:00Z">
              <w:r w:rsidDel="00F76A77">
                <w:t xml:space="preserve">c.f. </w:t>
              </w:r>
              <w:r w:rsidRPr="00E8787F" w:rsidDel="00F76A77">
                <w:rPr>
                  <w:b/>
                  <w:bCs/>
                </w:rPr>
                <w:t>Stygian Owl</w:t>
              </w:r>
            </w:moveFrom>
          </w:p>
        </w:tc>
        <w:tc>
          <w:tcPr>
            <w:tcW w:w="0" w:type="auto"/>
          </w:tcPr>
          <w:p w14:paraId="37850995" w14:textId="129A3780" w:rsidR="008728AC" w:rsidDel="00F76A77" w:rsidRDefault="006E7D87">
            <w:pPr>
              <w:jc w:val="center"/>
              <w:rPr>
                <w:moveFrom w:id="365" w:author="Archer, Althea A" w:date="2021-03-22T13:22:00Z"/>
              </w:rPr>
            </w:pPr>
            <w:moveFrom w:id="366" w:author="Archer, Althea A" w:date="2021-03-22T13:22:00Z">
              <w:r w:rsidDel="00F76A77">
                <w:t>0</w:t>
              </w:r>
            </w:moveFrom>
          </w:p>
        </w:tc>
        <w:tc>
          <w:tcPr>
            <w:tcW w:w="0" w:type="auto"/>
          </w:tcPr>
          <w:p w14:paraId="05CD6303" w14:textId="32E83172" w:rsidR="008728AC" w:rsidDel="00F76A77" w:rsidRDefault="006E7D87">
            <w:pPr>
              <w:jc w:val="center"/>
              <w:rPr>
                <w:moveFrom w:id="367" w:author="Archer, Althea A" w:date="2021-03-22T13:22:00Z"/>
              </w:rPr>
            </w:pPr>
            <w:moveFrom w:id="368" w:author="Archer, Althea A" w:date="2021-03-22T13:22:00Z">
              <w:r w:rsidDel="00F76A77">
                <w:t>0</w:t>
              </w:r>
            </w:moveFrom>
          </w:p>
        </w:tc>
        <w:tc>
          <w:tcPr>
            <w:tcW w:w="0" w:type="auto"/>
          </w:tcPr>
          <w:p w14:paraId="335C2150" w14:textId="5936C36E" w:rsidR="008728AC" w:rsidDel="00F76A77" w:rsidRDefault="006E7D87">
            <w:pPr>
              <w:jc w:val="center"/>
              <w:rPr>
                <w:moveFrom w:id="369" w:author="Archer, Althea A" w:date="2021-03-22T13:22:00Z"/>
              </w:rPr>
            </w:pPr>
            <w:moveFrom w:id="370" w:author="Archer, Althea A" w:date="2021-03-22T13:22:00Z">
              <w:r w:rsidDel="00F76A77">
                <w:t>0</w:t>
              </w:r>
            </w:moveFrom>
          </w:p>
        </w:tc>
        <w:tc>
          <w:tcPr>
            <w:tcW w:w="0" w:type="auto"/>
          </w:tcPr>
          <w:p w14:paraId="7076CEE1" w14:textId="4ABFF418" w:rsidR="008728AC" w:rsidDel="00F76A77" w:rsidRDefault="006E7D87">
            <w:pPr>
              <w:jc w:val="center"/>
              <w:rPr>
                <w:moveFrom w:id="371" w:author="Archer, Althea A" w:date="2021-03-22T13:22:00Z"/>
              </w:rPr>
            </w:pPr>
            <w:moveFrom w:id="372" w:author="Archer, Althea A" w:date="2021-03-22T13:22:00Z">
              <w:r w:rsidDel="00F76A77">
                <w:t>1</w:t>
              </w:r>
            </w:moveFrom>
          </w:p>
        </w:tc>
        <w:tc>
          <w:tcPr>
            <w:tcW w:w="0" w:type="auto"/>
          </w:tcPr>
          <w:p w14:paraId="18EB7F42" w14:textId="57468213" w:rsidR="008728AC" w:rsidDel="00F76A77" w:rsidRDefault="006E7D87">
            <w:pPr>
              <w:jc w:val="center"/>
              <w:rPr>
                <w:moveFrom w:id="373" w:author="Archer, Althea A" w:date="2021-03-22T13:22:00Z"/>
              </w:rPr>
            </w:pPr>
            <w:moveFrom w:id="374" w:author="Archer, Althea A" w:date="2021-03-22T13:22:00Z">
              <w:r w:rsidDel="00F76A77">
                <w:t>0</w:t>
              </w:r>
            </w:moveFrom>
          </w:p>
        </w:tc>
        <w:tc>
          <w:tcPr>
            <w:tcW w:w="0" w:type="auto"/>
          </w:tcPr>
          <w:p w14:paraId="1D7DC1A6" w14:textId="573D1F95" w:rsidR="008728AC" w:rsidDel="00F76A77" w:rsidRDefault="006E7D87">
            <w:pPr>
              <w:jc w:val="center"/>
              <w:rPr>
                <w:moveFrom w:id="375" w:author="Archer, Althea A" w:date="2021-03-22T13:22:00Z"/>
              </w:rPr>
            </w:pPr>
            <w:moveFrom w:id="376" w:author="Archer, Althea A" w:date="2021-03-22T13:22:00Z">
              <w:r w:rsidDel="00F76A77">
                <w:t>0</w:t>
              </w:r>
            </w:moveFrom>
          </w:p>
        </w:tc>
      </w:tr>
      <w:tr w:rsidR="008728AC" w:rsidDel="00F76A77" w14:paraId="56B4AD1C" w14:textId="32AF379D">
        <w:tc>
          <w:tcPr>
            <w:tcW w:w="0" w:type="auto"/>
          </w:tcPr>
          <w:p w14:paraId="0B274B76" w14:textId="32AD8F1D" w:rsidR="008728AC" w:rsidDel="00F76A77" w:rsidRDefault="006E7D87">
            <w:pPr>
              <w:jc w:val="center"/>
              <w:rPr>
                <w:moveFrom w:id="377" w:author="Archer, Althea A" w:date="2021-03-22T13:22:00Z"/>
              </w:rPr>
            </w:pPr>
            <w:moveFrom w:id="378" w:author="Archer, Althea A" w:date="2021-03-22T13:22:00Z">
              <w:r w:rsidDel="00F76A77">
                <w:t>(</w:t>
              </w:r>
              <w:r w:rsidRPr="00E8787F" w:rsidDel="00F76A77">
                <w:rPr>
                  <w:i/>
                  <w:iCs/>
                </w:rPr>
                <w:t>Asio stygius</w:t>
              </w:r>
              <w:r w:rsidDel="00F76A77">
                <w:t>)</w:t>
              </w:r>
            </w:moveFrom>
          </w:p>
        </w:tc>
        <w:tc>
          <w:tcPr>
            <w:tcW w:w="0" w:type="auto"/>
          </w:tcPr>
          <w:p w14:paraId="7D869367" w14:textId="4758156A" w:rsidR="008728AC" w:rsidDel="00F76A77" w:rsidRDefault="008728AC">
            <w:pPr>
              <w:rPr>
                <w:moveFrom w:id="379" w:author="Archer, Althea A" w:date="2021-03-22T13:22:00Z"/>
              </w:rPr>
            </w:pPr>
          </w:p>
        </w:tc>
        <w:tc>
          <w:tcPr>
            <w:tcW w:w="0" w:type="auto"/>
          </w:tcPr>
          <w:p w14:paraId="2ED1D6B2" w14:textId="193A6119" w:rsidR="008728AC" w:rsidDel="00F76A77" w:rsidRDefault="008728AC">
            <w:pPr>
              <w:rPr>
                <w:moveFrom w:id="380" w:author="Archer, Althea A" w:date="2021-03-22T13:22:00Z"/>
              </w:rPr>
            </w:pPr>
          </w:p>
        </w:tc>
        <w:tc>
          <w:tcPr>
            <w:tcW w:w="0" w:type="auto"/>
          </w:tcPr>
          <w:p w14:paraId="4326434E" w14:textId="6FABAA89" w:rsidR="008728AC" w:rsidDel="00F76A77" w:rsidRDefault="008728AC">
            <w:pPr>
              <w:rPr>
                <w:moveFrom w:id="381" w:author="Archer, Althea A" w:date="2021-03-22T13:22:00Z"/>
              </w:rPr>
            </w:pPr>
          </w:p>
        </w:tc>
        <w:tc>
          <w:tcPr>
            <w:tcW w:w="0" w:type="auto"/>
          </w:tcPr>
          <w:p w14:paraId="2DF0DC9B" w14:textId="27BA3B4A" w:rsidR="008728AC" w:rsidDel="00F76A77" w:rsidRDefault="008728AC">
            <w:pPr>
              <w:rPr>
                <w:moveFrom w:id="382" w:author="Archer, Althea A" w:date="2021-03-22T13:22:00Z"/>
              </w:rPr>
            </w:pPr>
          </w:p>
        </w:tc>
        <w:tc>
          <w:tcPr>
            <w:tcW w:w="0" w:type="auto"/>
          </w:tcPr>
          <w:p w14:paraId="0C4BF4E9" w14:textId="2E81408E" w:rsidR="008728AC" w:rsidDel="00F76A77" w:rsidRDefault="008728AC">
            <w:pPr>
              <w:rPr>
                <w:moveFrom w:id="383" w:author="Archer, Althea A" w:date="2021-03-22T13:22:00Z"/>
              </w:rPr>
            </w:pPr>
          </w:p>
        </w:tc>
        <w:tc>
          <w:tcPr>
            <w:tcW w:w="0" w:type="auto"/>
          </w:tcPr>
          <w:p w14:paraId="58FF56E0" w14:textId="2F9643AE" w:rsidR="008728AC" w:rsidDel="00F76A77" w:rsidRDefault="008728AC">
            <w:pPr>
              <w:rPr>
                <w:moveFrom w:id="384" w:author="Archer, Althea A" w:date="2021-03-22T13:22:00Z"/>
              </w:rPr>
            </w:pPr>
          </w:p>
        </w:tc>
      </w:tr>
      <w:tr w:rsidR="008728AC" w:rsidDel="00F76A77" w14:paraId="1CD94827" w14:textId="0CBFC77B">
        <w:tc>
          <w:tcPr>
            <w:tcW w:w="0" w:type="auto"/>
          </w:tcPr>
          <w:p w14:paraId="6C61EDED" w14:textId="0BB8EA3C" w:rsidR="008728AC" w:rsidRPr="00E8787F" w:rsidDel="00F76A77" w:rsidRDefault="006E7D87">
            <w:pPr>
              <w:jc w:val="center"/>
              <w:rPr>
                <w:moveFrom w:id="385" w:author="Archer, Althea A" w:date="2021-03-22T13:22:00Z"/>
                <w:b/>
                <w:bCs/>
              </w:rPr>
            </w:pPr>
            <w:moveFrom w:id="386" w:author="Archer, Althea A" w:date="2021-03-22T13:22:00Z">
              <w:r w:rsidRPr="00E8787F" w:rsidDel="00F76A77">
                <w:rPr>
                  <w:b/>
                  <w:bCs/>
                </w:rPr>
                <w:t>Striped Owl</w:t>
              </w:r>
            </w:moveFrom>
          </w:p>
        </w:tc>
        <w:tc>
          <w:tcPr>
            <w:tcW w:w="0" w:type="auto"/>
          </w:tcPr>
          <w:p w14:paraId="03F18660" w14:textId="79A0710E" w:rsidR="008728AC" w:rsidDel="00F76A77" w:rsidRDefault="006E7D87">
            <w:pPr>
              <w:jc w:val="center"/>
              <w:rPr>
                <w:moveFrom w:id="387" w:author="Archer, Althea A" w:date="2021-03-22T13:22:00Z"/>
              </w:rPr>
            </w:pPr>
            <w:moveFrom w:id="388" w:author="Archer, Althea A" w:date="2021-03-22T13:22:00Z">
              <w:r w:rsidDel="00F76A77">
                <w:t>0</w:t>
              </w:r>
            </w:moveFrom>
          </w:p>
        </w:tc>
        <w:tc>
          <w:tcPr>
            <w:tcW w:w="0" w:type="auto"/>
          </w:tcPr>
          <w:p w14:paraId="63BCCC4B" w14:textId="6D87A3DF" w:rsidR="008728AC" w:rsidDel="00F76A77" w:rsidRDefault="006E7D87">
            <w:pPr>
              <w:jc w:val="center"/>
              <w:rPr>
                <w:moveFrom w:id="389" w:author="Archer, Althea A" w:date="2021-03-22T13:22:00Z"/>
              </w:rPr>
            </w:pPr>
            <w:moveFrom w:id="390" w:author="Archer, Althea A" w:date="2021-03-22T13:22:00Z">
              <w:r w:rsidDel="00F76A77">
                <w:t>0</w:t>
              </w:r>
            </w:moveFrom>
          </w:p>
        </w:tc>
        <w:tc>
          <w:tcPr>
            <w:tcW w:w="0" w:type="auto"/>
          </w:tcPr>
          <w:p w14:paraId="5CF634A8" w14:textId="1EF78650" w:rsidR="008728AC" w:rsidDel="00F76A77" w:rsidRDefault="006E7D87">
            <w:pPr>
              <w:jc w:val="center"/>
              <w:rPr>
                <w:moveFrom w:id="391" w:author="Archer, Althea A" w:date="2021-03-22T13:22:00Z"/>
              </w:rPr>
            </w:pPr>
            <w:moveFrom w:id="392" w:author="Archer, Althea A" w:date="2021-03-22T13:22:00Z">
              <w:r w:rsidDel="00F76A77">
                <w:t>0</w:t>
              </w:r>
            </w:moveFrom>
          </w:p>
        </w:tc>
        <w:tc>
          <w:tcPr>
            <w:tcW w:w="0" w:type="auto"/>
          </w:tcPr>
          <w:p w14:paraId="6C4F01F2" w14:textId="2817A7EF" w:rsidR="008728AC" w:rsidDel="00F76A77" w:rsidRDefault="006E7D87">
            <w:pPr>
              <w:jc w:val="center"/>
              <w:rPr>
                <w:moveFrom w:id="393" w:author="Archer, Althea A" w:date="2021-03-22T13:22:00Z"/>
              </w:rPr>
            </w:pPr>
            <w:moveFrom w:id="394" w:author="Archer, Althea A" w:date="2021-03-22T13:22:00Z">
              <w:r w:rsidDel="00F76A77">
                <w:t>0</w:t>
              </w:r>
            </w:moveFrom>
          </w:p>
        </w:tc>
        <w:tc>
          <w:tcPr>
            <w:tcW w:w="0" w:type="auto"/>
          </w:tcPr>
          <w:p w14:paraId="2E0A96DA" w14:textId="3A2D4323" w:rsidR="008728AC" w:rsidDel="00F76A77" w:rsidRDefault="006E7D87">
            <w:pPr>
              <w:jc w:val="center"/>
              <w:rPr>
                <w:moveFrom w:id="395" w:author="Archer, Althea A" w:date="2021-03-22T13:22:00Z"/>
              </w:rPr>
            </w:pPr>
            <w:moveFrom w:id="396" w:author="Archer, Althea A" w:date="2021-03-22T13:22:00Z">
              <w:r w:rsidDel="00F76A77">
                <w:t>0</w:t>
              </w:r>
            </w:moveFrom>
          </w:p>
        </w:tc>
        <w:tc>
          <w:tcPr>
            <w:tcW w:w="0" w:type="auto"/>
          </w:tcPr>
          <w:p w14:paraId="6749FF70" w14:textId="31FB3227" w:rsidR="008728AC" w:rsidDel="00F76A77" w:rsidRDefault="006E7D87">
            <w:pPr>
              <w:jc w:val="center"/>
              <w:rPr>
                <w:moveFrom w:id="397" w:author="Archer, Althea A" w:date="2021-03-22T13:22:00Z"/>
              </w:rPr>
            </w:pPr>
            <w:moveFrom w:id="398" w:author="Archer, Althea A" w:date="2021-03-22T13:22:00Z">
              <w:r w:rsidDel="00F76A77">
                <w:t>0</w:t>
              </w:r>
            </w:moveFrom>
          </w:p>
        </w:tc>
      </w:tr>
      <w:tr w:rsidR="008728AC" w:rsidDel="00F76A77" w14:paraId="459CA89F" w14:textId="7DA67CDA">
        <w:tc>
          <w:tcPr>
            <w:tcW w:w="0" w:type="auto"/>
          </w:tcPr>
          <w:p w14:paraId="56B1B930" w14:textId="5395373A" w:rsidR="008728AC" w:rsidDel="00F76A77" w:rsidRDefault="006E7D87">
            <w:pPr>
              <w:jc w:val="center"/>
              <w:rPr>
                <w:moveFrom w:id="399" w:author="Archer, Althea A" w:date="2021-03-22T13:22:00Z"/>
              </w:rPr>
            </w:pPr>
            <w:moveFrom w:id="400" w:author="Archer, Althea A" w:date="2021-03-22T13:22:00Z">
              <w:r w:rsidDel="00F76A77">
                <w:t>(</w:t>
              </w:r>
              <w:r w:rsidRPr="00E8787F" w:rsidDel="00F76A77">
                <w:rPr>
                  <w:i/>
                  <w:iCs/>
                </w:rPr>
                <w:t>Pseudoscops clamator</w:t>
              </w:r>
              <w:r w:rsidDel="00F76A77">
                <w:t>)</w:t>
              </w:r>
            </w:moveFrom>
          </w:p>
        </w:tc>
        <w:tc>
          <w:tcPr>
            <w:tcW w:w="0" w:type="auto"/>
          </w:tcPr>
          <w:p w14:paraId="7B1A490A" w14:textId="1E747E7E" w:rsidR="008728AC" w:rsidDel="00F76A77" w:rsidRDefault="008728AC">
            <w:pPr>
              <w:rPr>
                <w:moveFrom w:id="401" w:author="Archer, Althea A" w:date="2021-03-22T13:22:00Z"/>
              </w:rPr>
            </w:pPr>
          </w:p>
        </w:tc>
        <w:tc>
          <w:tcPr>
            <w:tcW w:w="0" w:type="auto"/>
          </w:tcPr>
          <w:p w14:paraId="3A710656" w14:textId="76257A1E" w:rsidR="008728AC" w:rsidDel="00F76A77" w:rsidRDefault="008728AC">
            <w:pPr>
              <w:rPr>
                <w:moveFrom w:id="402" w:author="Archer, Althea A" w:date="2021-03-22T13:22:00Z"/>
              </w:rPr>
            </w:pPr>
          </w:p>
        </w:tc>
        <w:tc>
          <w:tcPr>
            <w:tcW w:w="0" w:type="auto"/>
          </w:tcPr>
          <w:p w14:paraId="1D0CD4E8" w14:textId="16CAC2A4" w:rsidR="008728AC" w:rsidDel="00F76A77" w:rsidRDefault="008728AC">
            <w:pPr>
              <w:rPr>
                <w:moveFrom w:id="403" w:author="Archer, Althea A" w:date="2021-03-22T13:22:00Z"/>
              </w:rPr>
            </w:pPr>
          </w:p>
        </w:tc>
        <w:tc>
          <w:tcPr>
            <w:tcW w:w="0" w:type="auto"/>
          </w:tcPr>
          <w:p w14:paraId="10507C96" w14:textId="7B99DD39" w:rsidR="008728AC" w:rsidDel="00F76A77" w:rsidRDefault="008728AC">
            <w:pPr>
              <w:rPr>
                <w:moveFrom w:id="404" w:author="Archer, Althea A" w:date="2021-03-22T13:22:00Z"/>
              </w:rPr>
            </w:pPr>
          </w:p>
        </w:tc>
        <w:tc>
          <w:tcPr>
            <w:tcW w:w="0" w:type="auto"/>
          </w:tcPr>
          <w:p w14:paraId="7AC831B9" w14:textId="58C8D721" w:rsidR="008728AC" w:rsidDel="00F76A77" w:rsidRDefault="008728AC">
            <w:pPr>
              <w:rPr>
                <w:moveFrom w:id="405" w:author="Archer, Althea A" w:date="2021-03-22T13:22:00Z"/>
              </w:rPr>
            </w:pPr>
          </w:p>
        </w:tc>
        <w:tc>
          <w:tcPr>
            <w:tcW w:w="0" w:type="auto"/>
          </w:tcPr>
          <w:p w14:paraId="6D287EFD" w14:textId="2BF1FDE8" w:rsidR="008728AC" w:rsidDel="00F76A77" w:rsidRDefault="008728AC">
            <w:pPr>
              <w:rPr>
                <w:moveFrom w:id="406" w:author="Archer, Althea A" w:date="2021-03-22T13:22:00Z"/>
              </w:rPr>
            </w:pPr>
          </w:p>
        </w:tc>
      </w:tr>
      <w:tr w:rsidR="008728AC" w:rsidDel="00F76A77" w14:paraId="6E08E7CD" w14:textId="4D5912D6">
        <w:tc>
          <w:tcPr>
            <w:tcW w:w="0" w:type="auto"/>
          </w:tcPr>
          <w:p w14:paraId="25FDA737" w14:textId="56C8DC44" w:rsidR="008728AC" w:rsidRPr="00E8787F" w:rsidDel="00F76A77" w:rsidRDefault="006E7D87">
            <w:pPr>
              <w:jc w:val="center"/>
              <w:rPr>
                <w:moveFrom w:id="407" w:author="Archer, Althea A" w:date="2021-03-22T13:22:00Z"/>
                <w:b/>
                <w:bCs/>
              </w:rPr>
            </w:pPr>
            <w:moveFrom w:id="408" w:author="Archer, Althea A" w:date="2021-03-22T13:22:00Z">
              <w:r w:rsidRPr="00E8787F" w:rsidDel="00F76A77">
                <w:rPr>
                  <w:b/>
                  <w:bCs/>
                </w:rPr>
                <w:t>Unspotted Saw-whet Owl</w:t>
              </w:r>
            </w:moveFrom>
          </w:p>
        </w:tc>
        <w:tc>
          <w:tcPr>
            <w:tcW w:w="0" w:type="auto"/>
          </w:tcPr>
          <w:p w14:paraId="0F04BF73" w14:textId="733C2036" w:rsidR="008728AC" w:rsidDel="00F76A77" w:rsidRDefault="006E7D87">
            <w:pPr>
              <w:jc w:val="center"/>
              <w:rPr>
                <w:moveFrom w:id="409" w:author="Archer, Althea A" w:date="2021-03-22T13:22:00Z"/>
              </w:rPr>
            </w:pPr>
            <w:moveFrom w:id="410" w:author="Archer, Althea A" w:date="2021-03-22T13:22:00Z">
              <w:r w:rsidDel="00F76A77">
                <w:t>0</w:t>
              </w:r>
            </w:moveFrom>
          </w:p>
        </w:tc>
        <w:tc>
          <w:tcPr>
            <w:tcW w:w="0" w:type="auto"/>
          </w:tcPr>
          <w:p w14:paraId="443169C8" w14:textId="51CCBCC2" w:rsidR="008728AC" w:rsidDel="00F76A77" w:rsidRDefault="006E7D87">
            <w:pPr>
              <w:jc w:val="center"/>
              <w:rPr>
                <w:moveFrom w:id="411" w:author="Archer, Althea A" w:date="2021-03-22T13:22:00Z"/>
              </w:rPr>
            </w:pPr>
            <w:moveFrom w:id="412" w:author="Archer, Althea A" w:date="2021-03-22T13:22:00Z">
              <w:r w:rsidDel="00F76A77">
                <w:t>0</w:t>
              </w:r>
            </w:moveFrom>
          </w:p>
        </w:tc>
        <w:tc>
          <w:tcPr>
            <w:tcW w:w="0" w:type="auto"/>
          </w:tcPr>
          <w:p w14:paraId="36B3F0AD" w14:textId="58995991" w:rsidR="008728AC" w:rsidDel="00F76A77" w:rsidRDefault="006E7D87">
            <w:pPr>
              <w:jc w:val="center"/>
              <w:rPr>
                <w:moveFrom w:id="413" w:author="Archer, Althea A" w:date="2021-03-22T13:22:00Z"/>
              </w:rPr>
            </w:pPr>
            <w:moveFrom w:id="414" w:author="Archer, Althea A" w:date="2021-03-22T13:22:00Z">
              <w:r w:rsidDel="00F76A77">
                <w:t>0</w:t>
              </w:r>
            </w:moveFrom>
          </w:p>
        </w:tc>
        <w:tc>
          <w:tcPr>
            <w:tcW w:w="0" w:type="auto"/>
          </w:tcPr>
          <w:p w14:paraId="30250094" w14:textId="4B2DEBCD" w:rsidR="008728AC" w:rsidDel="00F76A77" w:rsidRDefault="006E7D87">
            <w:pPr>
              <w:jc w:val="center"/>
              <w:rPr>
                <w:moveFrom w:id="415" w:author="Archer, Althea A" w:date="2021-03-22T13:22:00Z"/>
              </w:rPr>
            </w:pPr>
            <w:moveFrom w:id="416" w:author="Archer, Althea A" w:date="2021-03-22T13:22:00Z">
              <w:r w:rsidDel="00F76A77">
                <w:t>0</w:t>
              </w:r>
            </w:moveFrom>
          </w:p>
        </w:tc>
        <w:tc>
          <w:tcPr>
            <w:tcW w:w="0" w:type="auto"/>
          </w:tcPr>
          <w:p w14:paraId="1693FE8B" w14:textId="32D50ADE" w:rsidR="008728AC" w:rsidDel="00F76A77" w:rsidRDefault="006E7D87">
            <w:pPr>
              <w:jc w:val="center"/>
              <w:rPr>
                <w:moveFrom w:id="417" w:author="Archer, Althea A" w:date="2021-03-22T13:22:00Z"/>
              </w:rPr>
            </w:pPr>
            <w:moveFrom w:id="418" w:author="Archer, Althea A" w:date="2021-03-22T13:22:00Z">
              <w:r w:rsidDel="00F76A77">
                <w:t>0</w:t>
              </w:r>
            </w:moveFrom>
          </w:p>
        </w:tc>
        <w:tc>
          <w:tcPr>
            <w:tcW w:w="0" w:type="auto"/>
          </w:tcPr>
          <w:p w14:paraId="4698C6A1" w14:textId="786ECA70" w:rsidR="008728AC" w:rsidDel="00F76A77" w:rsidRDefault="006E7D87">
            <w:pPr>
              <w:jc w:val="center"/>
              <w:rPr>
                <w:moveFrom w:id="419" w:author="Archer, Althea A" w:date="2021-03-22T13:22:00Z"/>
              </w:rPr>
            </w:pPr>
            <w:moveFrom w:id="420" w:author="Archer, Althea A" w:date="2021-03-22T13:22:00Z">
              <w:r w:rsidDel="00F76A77">
                <w:t>0</w:t>
              </w:r>
            </w:moveFrom>
          </w:p>
        </w:tc>
      </w:tr>
      <w:tr w:rsidR="008728AC" w:rsidDel="00F76A77" w14:paraId="676A38F8" w14:textId="70B6D8F0">
        <w:tc>
          <w:tcPr>
            <w:tcW w:w="0" w:type="auto"/>
          </w:tcPr>
          <w:p w14:paraId="66B19117" w14:textId="0BD2618B" w:rsidR="008728AC" w:rsidDel="00F76A77" w:rsidRDefault="006E7D87">
            <w:pPr>
              <w:jc w:val="center"/>
              <w:rPr>
                <w:moveFrom w:id="421" w:author="Archer, Althea A" w:date="2021-03-22T13:22:00Z"/>
              </w:rPr>
            </w:pPr>
            <w:moveFrom w:id="422" w:author="Archer, Althea A" w:date="2021-03-22T13:22:00Z">
              <w:r w:rsidDel="00F76A77">
                <w:t>(</w:t>
              </w:r>
              <w:r w:rsidRPr="00E8787F" w:rsidDel="00F76A77">
                <w:rPr>
                  <w:i/>
                  <w:iCs/>
                </w:rPr>
                <w:t>Aegolius ridgwayi</w:t>
              </w:r>
              <w:r w:rsidDel="00F76A77">
                <w:t>)</w:t>
              </w:r>
            </w:moveFrom>
          </w:p>
        </w:tc>
        <w:tc>
          <w:tcPr>
            <w:tcW w:w="0" w:type="auto"/>
          </w:tcPr>
          <w:p w14:paraId="451815AB" w14:textId="20F4B7A3" w:rsidR="008728AC" w:rsidDel="00F76A77" w:rsidRDefault="008728AC">
            <w:pPr>
              <w:rPr>
                <w:moveFrom w:id="423" w:author="Archer, Althea A" w:date="2021-03-22T13:22:00Z"/>
              </w:rPr>
            </w:pPr>
          </w:p>
        </w:tc>
        <w:tc>
          <w:tcPr>
            <w:tcW w:w="0" w:type="auto"/>
          </w:tcPr>
          <w:p w14:paraId="480413B1" w14:textId="6735AD26" w:rsidR="008728AC" w:rsidDel="00F76A77" w:rsidRDefault="008728AC">
            <w:pPr>
              <w:rPr>
                <w:moveFrom w:id="424" w:author="Archer, Althea A" w:date="2021-03-22T13:22:00Z"/>
              </w:rPr>
            </w:pPr>
          </w:p>
        </w:tc>
        <w:tc>
          <w:tcPr>
            <w:tcW w:w="0" w:type="auto"/>
          </w:tcPr>
          <w:p w14:paraId="5F744D95" w14:textId="114068D8" w:rsidR="008728AC" w:rsidDel="00F76A77" w:rsidRDefault="008728AC">
            <w:pPr>
              <w:rPr>
                <w:moveFrom w:id="425" w:author="Archer, Althea A" w:date="2021-03-22T13:22:00Z"/>
              </w:rPr>
            </w:pPr>
          </w:p>
        </w:tc>
        <w:tc>
          <w:tcPr>
            <w:tcW w:w="0" w:type="auto"/>
          </w:tcPr>
          <w:p w14:paraId="0BD136A2" w14:textId="6F02D85E" w:rsidR="008728AC" w:rsidDel="00F76A77" w:rsidRDefault="008728AC">
            <w:pPr>
              <w:rPr>
                <w:moveFrom w:id="426" w:author="Archer, Althea A" w:date="2021-03-22T13:22:00Z"/>
              </w:rPr>
            </w:pPr>
          </w:p>
        </w:tc>
        <w:tc>
          <w:tcPr>
            <w:tcW w:w="0" w:type="auto"/>
          </w:tcPr>
          <w:p w14:paraId="74298EBC" w14:textId="5B338D4D" w:rsidR="008728AC" w:rsidDel="00F76A77" w:rsidRDefault="008728AC">
            <w:pPr>
              <w:rPr>
                <w:moveFrom w:id="427" w:author="Archer, Althea A" w:date="2021-03-22T13:22:00Z"/>
              </w:rPr>
            </w:pPr>
          </w:p>
        </w:tc>
        <w:tc>
          <w:tcPr>
            <w:tcW w:w="0" w:type="auto"/>
          </w:tcPr>
          <w:p w14:paraId="7955B0BD" w14:textId="63C0A640" w:rsidR="008728AC" w:rsidDel="00F76A77" w:rsidRDefault="008728AC">
            <w:pPr>
              <w:rPr>
                <w:moveFrom w:id="428" w:author="Archer, Althea A" w:date="2021-03-22T13:22:00Z"/>
              </w:rPr>
            </w:pPr>
          </w:p>
        </w:tc>
      </w:tr>
    </w:tbl>
    <w:p w14:paraId="71187B1A" w14:textId="7D5287D8" w:rsidR="008728AC" w:rsidRPr="0068416F" w:rsidDel="00F76A77" w:rsidRDefault="006E7D87">
      <w:pPr>
        <w:rPr>
          <w:moveFrom w:id="429" w:author="Archer, Althea A" w:date="2021-03-22T13:22:00Z"/>
          <w:lang w:val="es-SV"/>
        </w:rPr>
      </w:pPr>
      <w:moveFrom w:id="430" w:author="Archer, Althea A" w:date="2021-03-22T13:22:00Z">
        <w:r w:rsidRPr="0068416F" w:rsidDel="00F76A77">
          <w:rPr>
            <w:i/>
            <w:lang w:val="es-SV"/>
          </w:rPr>
          <w:t xml:space="preserve">Note: ** = Endangered and * = Threatened </w:t>
        </w:r>
        <w:r w:rsidRPr="009D2E34" w:rsidDel="00F76A77">
          <w:rPr>
            <w:iCs/>
            <w:lang w:val="es-SV"/>
          </w:rPr>
          <w:t>(</w:t>
        </w:r>
        <w:r w:rsidRPr="0068416F" w:rsidDel="00F76A77">
          <w:rPr>
            <w:i/>
            <w:lang w:val="es-SV"/>
          </w:rPr>
          <w:t>Ministerio de Medio Ambiente y Recursos Naturales 2015</w:t>
        </w:r>
        <w:r w:rsidR="009D2E34" w:rsidDel="00F76A77">
          <w:rPr>
            <w:i/>
            <w:lang w:val="es-SV"/>
          </w:rPr>
          <w:t>a</w:t>
        </w:r>
        <w:r w:rsidRPr="009D2E34" w:rsidDel="00F76A77">
          <w:rPr>
            <w:iCs/>
            <w:lang w:val="es-SV"/>
          </w:rPr>
          <w:t>)</w:t>
        </w:r>
        <w:r w:rsidR="00BA2305" w:rsidRPr="009D2E34" w:rsidDel="00F76A77">
          <w:rPr>
            <w:iCs/>
            <w:lang w:val="es-SV"/>
          </w:rPr>
          <w:t>;</w:t>
        </w:r>
        <w:r w:rsidR="00BA2305" w:rsidDel="00F76A77">
          <w:rPr>
            <w:i/>
            <w:lang w:val="es-SV"/>
          </w:rPr>
          <w:t xml:space="preserve"> *** = Vocalizations recorded</w:t>
        </w:r>
      </w:moveFrom>
    </w:p>
    <w:p w14:paraId="53377BB2" w14:textId="7D055A93" w:rsidR="008728AC" w:rsidRDefault="006E7D87">
      <w:pPr>
        <w:pStyle w:val="Heading2"/>
      </w:pPr>
      <w:bookmarkStart w:id="431" w:name="single-species-occupancy-model-framework"/>
      <w:moveFromRangeEnd w:id="103"/>
      <w:proofErr w:type="gramStart"/>
      <w:r>
        <w:t>Single-species</w:t>
      </w:r>
      <w:proofErr w:type="gramEnd"/>
      <w:r>
        <w:t xml:space="preserve"> </w:t>
      </w:r>
      <w:del w:id="432" w:author="Archer, Althea A" w:date="2021-03-22T13:41:00Z">
        <w:r w:rsidDel="00DA5D79">
          <w:delText xml:space="preserve">occupancy </w:delText>
        </w:r>
      </w:del>
      <w:ins w:id="433" w:author="Archer, Althea A" w:date="2021-03-22T13:41:00Z">
        <w:r w:rsidR="00DA5D79">
          <w:t>O</w:t>
        </w:r>
        <w:r w:rsidR="00DA5D79">
          <w:t xml:space="preserve">ccupancy </w:t>
        </w:r>
      </w:ins>
      <w:del w:id="434" w:author="Archer, Althea A" w:date="2021-03-22T13:41:00Z">
        <w:r w:rsidDel="00DA5D79">
          <w:delText xml:space="preserve">model </w:delText>
        </w:r>
      </w:del>
      <w:ins w:id="435" w:author="Archer, Althea A" w:date="2021-03-22T13:41:00Z">
        <w:r w:rsidR="00DA5D79">
          <w:t>M</w:t>
        </w:r>
        <w:r w:rsidR="00DA5D79">
          <w:t xml:space="preserve">odel </w:t>
        </w:r>
      </w:ins>
      <w:del w:id="436" w:author="Archer, Althea A" w:date="2021-03-22T13:41:00Z">
        <w:r w:rsidDel="00DA5D79">
          <w:delText>framework</w:delText>
        </w:r>
      </w:del>
      <w:bookmarkEnd w:id="431"/>
      <w:ins w:id="437" w:author="Archer, Althea A" w:date="2021-03-22T13:41:00Z">
        <w:r w:rsidR="00DA5D79">
          <w:t>F</w:t>
        </w:r>
        <w:r w:rsidR="00DA5D79">
          <w:t>ramework</w:t>
        </w:r>
      </w:ins>
    </w:p>
    <w:p w14:paraId="12914132" w14:textId="77777777" w:rsidR="008728AC" w:rsidRDefault="006E7D87" w:rsidP="00E8787F">
      <w:pPr>
        <w:ind w:firstLine="720"/>
      </w:pPr>
      <w:r>
        <w:lastRenderedPageBreak/>
        <w:t>We modeled occupancy within each route, year, and survey assuming that the probability of occupancy would be closed across surveys of a given route in a given year. In other words, for any single species of owl, we assumed that the probability of a route being occupied would not change between surveys within a year but could vary between years. Let:</w:t>
      </w:r>
    </w:p>
    <w:p w14:paraId="697ED35C" w14:textId="77777777" w:rsidR="008728AC" w:rsidRDefault="00C12054">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t</m:t>
                </m:r>
              </m:e>
              <m:e>
                <m:r>
                  <w:rPr>
                    <w:rFonts w:ascii="Cambria Math" w:hAnsi="Cambria Math"/>
                  </w:rPr>
                  <m:t>=</m:t>
                </m:r>
                <m:r>
                  <m:rPr>
                    <m:nor/>
                  </m:rPr>
                  <m:t>the year each survey was conducted (</m:t>
                </m:r>
                <m:r>
                  <w:rPr>
                    <w:rFonts w:ascii="Cambria Math" w:hAnsi="Cambria Math"/>
                  </w:rPr>
                  <m:t>t=1,2,…,11)</m:t>
                </m:r>
                <m:r>
                  <m:rPr>
                    <m:nor/>
                  </m:rPr>
                  <m:t xml:space="preserve"> representing 2003-2013</m:t>
                </m:r>
              </m:e>
            </m:mr>
            <m:mr>
              <m:e>
                <m:r>
                  <w:rPr>
                    <w:rFonts w:ascii="Cambria Math" w:hAnsi="Cambria Math"/>
                  </w:rPr>
                  <m:t>h</m:t>
                </m:r>
              </m:e>
              <m:e>
                <m:r>
                  <w:rPr>
                    <w:rFonts w:ascii="Cambria Math" w:hAnsi="Cambria Math"/>
                  </w:rPr>
                  <m:t>=</m:t>
                </m:r>
                <m:r>
                  <m:rPr>
                    <m:nor/>
                  </m:rPr>
                  <m:t>the individual route (</m:t>
                </m:r>
                <m:r>
                  <w:rPr>
                    <w:rFonts w:ascii="Cambria Math" w:hAnsi="Cambria Math"/>
                  </w:rPr>
                  <m:t>h=1,2,…,6)</m:t>
                </m:r>
                <m:r>
                  <m:rPr>
                    <m:nor/>
                  </m:rPr>
                  <m:t xml:space="preserve"> representing EI-1, EI-2, M-1, M-2, N-1, N-2</m:t>
                </m:r>
              </m:e>
            </m:mr>
            <m:mr>
              <m:e>
                <m:r>
                  <w:rPr>
                    <w:rFonts w:ascii="Cambria Math" w:hAnsi="Cambria Math"/>
                  </w:rPr>
                  <m:t>i</m:t>
                </m:r>
              </m:e>
              <m:e>
                <m:r>
                  <w:rPr>
                    <w:rFonts w:ascii="Cambria Math" w:hAnsi="Cambria Math"/>
                  </w:rPr>
                  <m:t>=</m:t>
                </m:r>
                <m:r>
                  <m:rPr>
                    <m:nor/>
                  </m:rPr>
                  <m:t>the individual surveys conducted in each year and route (</m:t>
                </m:r>
                <m:r>
                  <w:rPr>
                    <w:rFonts w:ascii="Cambria Math" w:hAnsi="Cambria Math"/>
                  </w:rPr>
                  <m:t>i=1,2,3)</m:t>
                </m:r>
              </m:e>
            </m:mr>
            <m:mr>
              <m:e>
                <m:r>
                  <w:rPr>
                    <w:rFonts w:ascii="Cambria Math" w:hAnsi="Cambria Math"/>
                  </w:rPr>
                  <m:t>j</m:t>
                </m:r>
              </m:e>
              <m:e>
                <m:r>
                  <w:rPr>
                    <w:rFonts w:ascii="Cambria Math" w:hAnsi="Cambria Math"/>
                  </w:rPr>
                  <m:t>=</m:t>
                </m:r>
                <m:r>
                  <m:rPr>
                    <m:nor/>
                  </m:rPr>
                  <m:t>the individual stations along each route (</m:t>
                </m:r>
                <m:r>
                  <w:rPr>
                    <w:rFonts w:ascii="Cambria Math" w:hAnsi="Cambria Math"/>
                  </w:rPr>
                  <m:t>j=1,2,…,10)</m:t>
                </m:r>
              </m:e>
            </m:mr>
            <m:mr>
              <m:e>
                <m:r>
                  <w:rPr>
                    <w:rFonts w:ascii="Cambria Math" w:hAnsi="Cambria Math"/>
                  </w:rPr>
                  <m:t>k</m:t>
                </m:r>
              </m:e>
              <m:e>
                <m:r>
                  <w:rPr>
                    <w:rFonts w:ascii="Cambria Math" w:hAnsi="Cambria Math"/>
                  </w:rPr>
                  <m:t>=</m:t>
                </m:r>
                <m:r>
                  <m:rPr>
                    <m:nor/>
                  </m:rPr>
                  <m:t>the broadcast call species (</m:t>
                </m:r>
                <m:r>
                  <w:rPr>
                    <w:rFonts w:ascii="Cambria Math" w:hAnsi="Cambria Math"/>
                  </w:rPr>
                  <m:t>k=1,2,…,10)</m:t>
                </m:r>
              </m:e>
            </m:mr>
            <m:mr>
              <m:e>
                <m:sSub>
                  <m:sSubPr>
                    <m:ctrlPr>
                      <w:rPr>
                        <w:rFonts w:ascii="Cambria Math" w:hAnsi="Cambria Math"/>
                      </w:rPr>
                    </m:ctrlPr>
                  </m:sSubPr>
                  <m:e>
                    <m:r>
                      <w:rPr>
                        <w:rFonts w:ascii="Cambria Math" w:hAnsi="Cambria Math"/>
                      </w:rPr>
                      <m:t>z</m:t>
                    </m:r>
                  </m:e>
                  <m:sub>
                    <m:r>
                      <w:rPr>
                        <w:rFonts w:ascii="Cambria Math" w:hAnsi="Cambria Math"/>
                      </w:rPr>
                      <m:t>t,h,i</m:t>
                    </m:r>
                  </m:sub>
                </m:sSub>
              </m:e>
              <m:e>
                <m:r>
                  <w:rPr>
                    <w:rFonts w:ascii="Cambria Math" w:hAnsi="Cambria Math"/>
                  </w:rPr>
                  <m:t>=</m:t>
                </m:r>
                <m:r>
                  <m:rPr>
                    <m:nor/>
                  </m:rPr>
                  <m:t>a random variable equal to 1 when a survey route was occupied and 0 otherwise</m:t>
                </m:r>
              </m:e>
            </m:mr>
            <m:mr>
              <m:e>
                <m:sSub>
                  <m:sSubPr>
                    <m:ctrlPr>
                      <w:rPr>
                        <w:rFonts w:ascii="Cambria Math" w:hAnsi="Cambria Math"/>
                      </w:rPr>
                    </m:ctrlPr>
                  </m:sSubPr>
                  <m:e>
                    <m:r>
                      <w:rPr>
                        <w:rFonts w:ascii="Cambria Math" w:hAnsi="Cambria Math"/>
                      </w:rPr>
                      <m:t>y</m:t>
                    </m:r>
                  </m:e>
                  <m:sub>
                    <m:r>
                      <w:rPr>
                        <w:rFonts w:ascii="Cambria Math" w:hAnsi="Cambria Math"/>
                      </w:rPr>
                      <m:t>t,h,i,j,k</m:t>
                    </m:r>
                  </m:sub>
                </m:sSub>
              </m:e>
              <m:e>
                <m:r>
                  <w:rPr>
                    <w:rFonts w:ascii="Cambria Math" w:hAnsi="Cambria Math"/>
                  </w:rPr>
                  <m:t>=</m:t>
                </m:r>
                <m:r>
                  <m:rPr>
                    <m:nor/>
                  </m:rPr>
                  <m:t>a random variable equal to 1 when an owl was detected and 0 otherwise</m:t>
                </m:r>
              </m:e>
            </m:mr>
          </m:m>
        </m:oMath>
      </m:oMathPara>
    </w:p>
    <w:p w14:paraId="417F531A" w14:textId="77777777" w:rsidR="008728AC" w:rsidRDefault="006E7D87" w:rsidP="00E8787F">
      <w:pPr>
        <w:ind w:firstLine="720"/>
      </w:pPr>
      <w:r>
        <w:t>We assumed that occupancy in each individual survey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was the outcome of Bernoulli trials with a probability of occupancy, </w:t>
      </w:r>
      <m:oMath>
        <m:sSub>
          <m:sSubPr>
            <m:ctrlPr>
              <w:rPr>
                <w:rFonts w:ascii="Cambria Math" w:hAnsi="Cambria Math"/>
              </w:rPr>
            </m:ctrlPr>
          </m:sSubPr>
          <m:e>
            <m:r>
              <w:rPr>
                <w:rFonts w:ascii="Cambria Math" w:hAnsi="Cambria Math"/>
              </w:rPr>
              <m:t>ψ</m:t>
            </m:r>
          </m:e>
          <m:sub>
            <m:r>
              <w:rPr>
                <w:rFonts w:ascii="Cambria Math" w:hAnsi="Cambria Math"/>
              </w:rPr>
              <m:t>t,h</m:t>
            </m:r>
          </m:sub>
        </m:sSub>
      </m:oMath>
      <w:r>
        <w:t>, which we allowed to vary by year and route:</w:t>
      </w:r>
    </w:p>
    <w:p w14:paraId="4CA3EEC0" w14:textId="77777777" w:rsidR="008728AC" w:rsidRDefault="00C12054">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oMath>
      </m:oMathPara>
    </w:p>
    <w:p w14:paraId="480B2194" w14:textId="77777777" w:rsidR="008728AC" w:rsidRDefault="00C12054">
      <m:oMathPara>
        <m:oMathParaPr>
          <m:jc m:val="center"/>
        </m:oMathParaP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oMath>
      </m:oMathPara>
    </w:p>
    <w:p w14:paraId="6E13FED5" w14:textId="77777777" w:rsidR="008728AC" w:rsidRDefault="006E7D87">
      <w:r>
        <w:t xml:space="preserve">with hyperpriors for </w:t>
      </w:r>
      <m:oMath>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oMath>
      <w:r>
        <w:t xml:space="preserve"> and </w:t>
      </w:r>
      <m:oMath>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oMath>
      <w:r>
        <w:t xml:space="preserve"> such that the expected value of </w:t>
      </w:r>
      <m:oMath>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w:t>
      </w:r>
    </w:p>
    <w:p w14:paraId="102429F1" w14:textId="77777777" w:rsidR="008728AC" w:rsidRDefault="00C12054">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E</m:t>
                </m:r>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m:t>
                    </m:r>
                  </m:sub>
                </m:sSub>
                <m:r>
                  <w:rPr>
                    <w:rFonts w:ascii="Cambria Math" w:hAnsi="Cambria Math"/>
                  </w:rPr>
                  <m:t>]</m:t>
                </m:r>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m:t>
                    </m:r>
                  </m:sub>
                  <m:sup>
                    <m:r>
                      <w:rPr>
                        <w:rFonts w:ascii="Cambria Math" w:hAnsi="Cambria Math"/>
                      </w:rPr>
                      <m:t>ψ</m:t>
                    </m:r>
                  </m:sup>
                </m:sSub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(0,2.25)</m:t>
                </m:r>
              </m:e>
            </m:mr>
            <m:mr>
              <m:e>
                <m:r>
                  <m:rPr>
                    <m:nor/>
                  </m:rPr>
                  <m:t>ln</m:t>
                </m:r>
                <m:r>
                  <w:rPr>
                    <w:rFonts w:ascii="Cambria Math" w:hAnsi="Cambria Math"/>
                  </w:rPr>
                  <m:t>(</m:t>
                </m:r>
                <m:sSubSup>
                  <m:sSubSupPr>
                    <m:ctrlPr>
                      <w:rPr>
                        <w:rFonts w:ascii="Cambria Math" w:hAnsi="Cambria Math"/>
                      </w:rPr>
                    </m:ctrlPr>
                  </m:sSubSupPr>
                  <m:e>
                    <m:r>
                      <w:rPr>
                        <w:rFonts w:ascii="Cambria Math" w:hAnsi="Cambria Math"/>
                      </w:rPr>
                      <m:t>ρ</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m:t>
                </m:r>
                <m:r>
                  <m:rPr>
                    <m:nor/>
                  </m:rPr>
                  <m:t>N</m:t>
                </m:r>
                <m:r>
                  <w:rPr>
                    <w:rFonts w:ascii="Cambria Math" w:hAnsi="Cambria Math"/>
                  </w:rPr>
                  <m:t>(5,1)</m:t>
                </m:r>
                <m:r>
                  <m:rPr>
                    <m:nor/>
                  </m:rPr>
                  <m:t>, truncated to 0.01,10</m:t>
                </m:r>
              </m:e>
            </m:mr>
          </m:m>
        </m:oMath>
      </m:oMathPara>
    </w:p>
    <w:p w14:paraId="5669C011" w14:textId="3A18C6AD" w:rsidR="008728AC" w:rsidRDefault="006E7D87" w:rsidP="00E8787F">
      <w:pPr>
        <w:ind w:firstLine="720"/>
      </w:pPr>
      <w:r>
        <w:t>We assumed that detecting an owl depended on an owl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=1</m:t>
        </m:r>
      </m:oMath>
      <w:r>
        <w:t xml:space="preserve">) and the probability of detection, </w:t>
      </w:r>
      <m:oMath>
        <m:sSub>
          <m:sSubPr>
            <m:ctrlPr>
              <w:rPr>
                <w:rFonts w:ascii="Cambria Math" w:hAnsi="Cambria Math"/>
              </w:rPr>
            </m:ctrlPr>
          </m:sSubPr>
          <m:e>
            <m:r>
              <w:rPr>
                <w:rFonts w:ascii="Cambria Math" w:hAnsi="Cambria Math"/>
              </w:rPr>
              <m:t>p</m:t>
            </m:r>
          </m:e>
          <m:sub>
            <m:r>
              <w:rPr>
                <w:rFonts w:ascii="Cambria Math" w:hAnsi="Cambria Math"/>
              </w:rPr>
              <m:t>t,h,i,j,k</m:t>
            </m:r>
          </m:sub>
        </m:sSub>
      </m:oMath>
      <w:r>
        <w:t>, which was related to the species-specific broadcast</w:t>
      </w:r>
      <w:r w:rsidR="00951DD9">
        <w:t>ed</w:t>
      </w:r>
      <w:r>
        <w:t xml:space="preserve"> call (</w:t>
      </w:r>
      <m:oMath>
        <m:r>
          <w:rPr>
            <w:rFonts w:ascii="Cambria Math" w:hAnsi="Cambria Math"/>
          </w:rPr>
          <m:t>k</m:t>
        </m:r>
      </m:oMath>
      <w:r>
        <w:t>):</w:t>
      </w:r>
    </w:p>
    <w:p w14:paraId="31FA2AE3" w14:textId="77777777" w:rsidR="008728AC" w:rsidRDefault="00C12054">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oMath>
      </m:oMathPara>
    </w:p>
    <w:p w14:paraId="654C10B8" w14:textId="77777777" w:rsidR="008728AC" w:rsidRDefault="006E7D87">
      <w:proofErr w:type="gramStart"/>
      <w:r>
        <w:t>where</w:t>
      </w:r>
      <w:proofErr w:type="gramEnd"/>
      <w:r>
        <w:t xml:space="preserv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or more specifically:</w:t>
      </w:r>
    </w:p>
    <w:p w14:paraId="322A3CE9" w14:textId="77777777" w:rsidR="008728AC" w:rsidRDefault="00C12054">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m:t>
                    </m:r>
                  </m:sub>
                </m:sSub>
                <m:r>
                  <w:rPr>
                    <w:rFonts w:ascii="Cambria Math" w:hAnsi="Cambria Math"/>
                  </w:rPr>
                  <m:t>)</m:t>
                </m:r>
              </m:e>
              <m:e>
                <m:r>
                  <w:rPr>
                    <w:rFonts w:ascii="Cambria Math" w:hAnsi="Cambria Math"/>
                  </w:rPr>
                  <m:t>=</m:t>
                </m:r>
                <m:sSub>
                  <m:sSubPr>
                    <m:ctrlPr>
                      <w:rPr>
                        <w:rFonts w:ascii="Cambria Math" w:hAnsi="Cambria Math"/>
                      </w:rPr>
                    </m:ctrlPr>
                  </m:sSubPr>
                  <m:e>
                    <m:r>
                      <w:rPr>
                        <w:rFonts w:ascii="Cambria Math" w:hAnsi="Cambria Math"/>
                      </w:rPr>
                      <m:t>β</m:t>
                    </m:r>
                  </m:e>
                  <m:sub>
                    <m:r>
                      <m:rPr>
                        <m:nor/>
                      </m:rPr>
                      <m:t>Pre-broadcast</m:t>
                    </m:r>
                  </m:sub>
                </m:sSub>
                <m:sSub>
                  <m:sSubPr>
                    <m:ctrlPr>
                      <w:rPr>
                        <w:rFonts w:ascii="Cambria Math" w:hAnsi="Cambria Math"/>
                      </w:rPr>
                    </m:ctrlPr>
                  </m:sSubPr>
                  <m:e>
                    <m:r>
                      <w:rPr>
                        <w:rFonts w:ascii="Cambria Math" w:hAnsi="Cambria Math"/>
                      </w:rPr>
                      <m:t>X</m:t>
                    </m:r>
                  </m:e>
                  <m:sub>
                    <m:r>
                      <m:rPr>
                        <m:nor/>
                      </m:rPr>
                      <m:t>Pre-broadcast</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Mottled</m:t>
                    </m:r>
                  </m:sub>
                </m:sSub>
                <m:sSub>
                  <m:sSubPr>
                    <m:ctrlPr>
                      <w:rPr>
                        <w:rFonts w:ascii="Cambria Math" w:hAnsi="Cambria Math"/>
                      </w:rPr>
                    </m:ctrlPr>
                  </m:sSubPr>
                  <m:e>
                    <m:r>
                      <w:rPr>
                        <w:rFonts w:ascii="Cambria Math" w:hAnsi="Cambria Math"/>
                      </w:rPr>
                      <m:t>X</m:t>
                    </m:r>
                  </m:e>
                  <m:sub>
                    <m:r>
                      <m:rPr>
                        <m:nor/>
                      </m:rPr>
                      <m:t>Mottled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Pacific</m:t>
                    </m:r>
                  </m:sub>
                </m:sSub>
                <m:sSub>
                  <m:sSubPr>
                    <m:ctrlPr>
                      <w:rPr>
                        <w:rFonts w:ascii="Cambria Math" w:hAnsi="Cambria Math"/>
                      </w:rPr>
                    </m:ctrlPr>
                  </m:sSubPr>
                  <m:e>
                    <m:r>
                      <w:rPr>
                        <w:rFonts w:ascii="Cambria Math" w:hAnsi="Cambria Math"/>
                      </w:rPr>
                      <m:t>X</m:t>
                    </m:r>
                  </m:e>
                  <m:sub>
                    <m:r>
                      <m:rPr>
                        <m:nor/>
                      </m:rPr>
                      <m:t>Pacific</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Crested</m:t>
                    </m:r>
                  </m:sub>
                </m:sSub>
                <m:sSub>
                  <m:sSubPr>
                    <m:ctrlPr>
                      <w:rPr>
                        <w:rFonts w:ascii="Cambria Math" w:hAnsi="Cambria Math"/>
                      </w:rPr>
                    </m:ctrlPr>
                  </m:sSubPr>
                  <m:e>
                    <m:r>
                      <w:rPr>
                        <w:rFonts w:ascii="Cambria Math" w:hAnsi="Cambria Math"/>
                      </w:rPr>
                      <m:t>X</m:t>
                    </m:r>
                  </m:e>
                  <m:sub>
                    <m:r>
                      <m:rPr>
                        <m:nor/>
                      </m:rPr>
                      <m:t>Crested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Black and White</m:t>
                    </m:r>
                  </m:sub>
                </m:sSub>
                <m:sSub>
                  <m:sSubPr>
                    <m:ctrlPr>
                      <w:rPr>
                        <w:rFonts w:ascii="Cambria Math" w:hAnsi="Cambria Math"/>
                      </w:rPr>
                    </m:ctrlPr>
                  </m:sSubPr>
                  <m:e>
                    <m:r>
                      <w:rPr>
                        <w:rFonts w:ascii="Cambria Math" w:hAnsi="Cambria Math"/>
                      </w:rPr>
                      <m:t>X</m:t>
                    </m:r>
                  </m:e>
                  <m:sub>
                    <m:r>
                      <m:rPr>
                        <m:nor/>
                      </m:rPr>
                      <m:t>Black and White</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Spectacled</m:t>
                    </m:r>
                  </m:sub>
                </m:sSub>
                <m:sSub>
                  <m:sSubPr>
                    <m:ctrlPr>
                      <w:rPr>
                        <w:rFonts w:ascii="Cambria Math" w:hAnsi="Cambria Math"/>
                      </w:rPr>
                    </m:ctrlPr>
                  </m:sSubPr>
                  <m:e>
                    <m:r>
                      <w:rPr>
                        <w:rFonts w:ascii="Cambria Math" w:hAnsi="Cambria Math"/>
                      </w:rPr>
                      <m:t>X</m:t>
                    </m:r>
                  </m:e>
                  <m:sub>
                    <m:r>
                      <m:rPr>
                        <m:nor/>
                      </m:rPr>
                      <m:t>Spectacled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Whiskered</m:t>
                    </m:r>
                  </m:sub>
                </m:sSub>
                <m:sSub>
                  <m:sSubPr>
                    <m:ctrlPr>
                      <w:rPr>
                        <w:rFonts w:ascii="Cambria Math" w:hAnsi="Cambria Math"/>
                      </w:rPr>
                    </m:ctrlPr>
                  </m:sSubPr>
                  <m:e>
                    <m:r>
                      <w:rPr>
                        <w:rFonts w:ascii="Cambria Math" w:hAnsi="Cambria Math"/>
                      </w:rPr>
                      <m:t>X</m:t>
                    </m:r>
                  </m:e>
                  <m:sub>
                    <m:r>
                      <m:rPr>
                        <m:nor/>
                      </m:rPr>
                      <m:t>Whiskered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Guat Barred</m:t>
                    </m:r>
                  </m:sub>
                </m:sSub>
                <m:sSub>
                  <m:sSubPr>
                    <m:ctrlPr>
                      <w:rPr>
                        <w:rFonts w:ascii="Cambria Math" w:hAnsi="Cambria Math"/>
                      </w:rPr>
                    </m:ctrlPr>
                  </m:sSubPr>
                  <m:e>
                    <m:r>
                      <w:rPr>
                        <w:rFonts w:ascii="Cambria Math" w:hAnsi="Cambria Math"/>
                      </w:rPr>
                      <m:t>X</m:t>
                    </m:r>
                  </m:e>
                  <m:sub>
                    <m:r>
                      <m:rPr>
                        <m:nor/>
                      </m:rPr>
                      <m:t>Guat Barred</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Stygian</m:t>
                    </m:r>
                  </m:sub>
                </m:sSub>
                <m:sSub>
                  <m:sSubPr>
                    <m:ctrlPr>
                      <w:rPr>
                        <w:rFonts w:ascii="Cambria Math" w:hAnsi="Cambria Math"/>
                      </w:rPr>
                    </m:ctrlPr>
                  </m:sSubPr>
                  <m:e>
                    <m:r>
                      <w:rPr>
                        <w:rFonts w:ascii="Cambria Math" w:hAnsi="Cambria Math"/>
                      </w:rPr>
                      <m:t>X</m:t>
                    </m:r>
                  </m:e>
                  <m:sub>
                    <m:r>
                      <m:rPr>
                        <m:nor/>
                      </m:rPr>
                      <m:t>Stygian</m:t>
                    </m:r>
                  </m:sub>
                </m:sSub>
                <m:r>
                  <w:rPr>
                    <w:rFonts w:ascii="Cambria Math" w:hAnsi="Cambria Math"/>
                  </w:rPr>
                  <m:t>+</m:t>
                </m:r>
              </m:e>
            </m:mr>
            <m:mr>
              <m:e/>
              <m:e>
                <m:r>
                  <w:rPr>
                    <w:rFonts w:ascii="Cambria Math" w:hAnsi="Cambria Math"/>
                  </w:rPr>
                  <m:t>=</m:t>
                </m:r>
                <m:sSub>
                  <m:sSubPr>
                    <m:ctrlPr>
                      <w:rPr>
                        <w:rFonts w:ascii="Cambria Math" w:hAnsi="Cambria Math"/>
                      </w:rPr>
                    </m:ctrlPr>
                  </m:sSubPr>
                  <m:e>
                    <m:r>
                      <w:rPr>
                        <w:rFonts w:ascii="Cambria Math" w:hAnsi="Cambria Math"/>
                      </w:rPr>
                      <m:t>β</m:t>
                    </m:r>
                  </m:e>
                  <m:sub>
                    <m:r>
                      <m:rPr>
                        <m:nor/>
                      </m:rPr>
                      <m:t>Great Horned</m:t>
                    </m:r>
                  </m:sub>
                </m:sSub>
                <m:sSub>
                  <m:sSubPr>
                    <m:ctrlPr>
                      <w:rPr>
                        <w:rFonts w:ascii="Cambria Math" w:hAnsi="Cambria Math"/>
                      </w:rPr>
                    </m:ctrlPr>
                  </m:sSubPr>
                  <m:e>
                    <m:r>
                      <w:rPr>
                        <w:rFonts w:ascii="Cambria Math" w:hAnsi="Cambria Math"/>
                      </w:rPr>
                      <m:t>X</m:t>
                    </m:r>
                  </m:e>
                  <m:sub>
                    <m:r>
                      <m:rPr>
                        <m:nor/>
                      </m:rPr>
                      <m:t>Great Horned</m:t>
                    </m:r>
                  </m:sub>
                </m:sSub>
              </m:e>
            </m:mr>
          </m:m>
        </m:oMath>
      </m:oMathPara>
    </w:p>
    <w:p w14:paraId="196F76DC" w14:textId="23742918" w:rsidR="008728AC" w:rsidRDefault="006E7D87" w:rsidP="00E8787F">
      <w:pPr>
        <w:ind w:firstLine="720"/>
      </w:pPr>
      <w:r>
        <w:t xml:space="preserve">This model provided a consistent probability of detection for all surveys in the first two minutes of each observation period, before the call was </w:t>
      </w:r>
      <w:r w:rsidR="00951DD9">
        <w:t xml:space="preserve">broadcasted </w:t>
      </w:r>
      <w:r>
        <w:t>(</w:t>
      </w:r>
      <m:oMath>
        <m:r>
          <w:rPr>
            <w:rFonts w:ascii="Cambria Math" w:hAnsi="Cambria Math"/>
          </w:rPr>
          <m:t>k=</m:t>
        </m:r>
        <m:r>
          <m:rPr>
            <m:nor/>
          </m:rPr>
          <m:t>Pre-broadcast</m:t>
        </m:r>
      </m:oMath>
      <w:r>
        <w:t xml:space="preserve">). Then, the probability of detection for each post-broadcast period depended </w:t>
      </w:r>
      <w:r w:rsidR="00951DD9">
        <w:t xml:space="preserve">on </w:t>
      </w:r>
      <w:r>
        <w:t xml:space="preserve">which call had been </w:t>
      </w:r>
      <w:r w:rsidR="00951DD9">
        <w:t>broadcasted</w:t>
      </w:r>
      <w:r>
        <w:t>. This allowed species-specific behavior in response to the different broadcast</w:t>
      </w:r>
      <w:r w:rsidR="00951DD9">
        <w:t>ed</w:t>
      </w:r>
      <w:r>
        <w:t xml:space="preserve"> calls (</w:t>
      </w:r>
      <w:proofErr w:type="spellStart"/>
      <w:r>
        <w:t>Baumgardt</w:t>
      </w:r>
      <w:proofErr w:type="spellEnd"/>
      <w:r>
        <w:t xml:space="preserve"> et al. 2019). We used means parameterization for the logistic regression model such that the coefficients were interpretable as the effect of that specific broadcast</w:t>
      </w:r>
      <w:r w:rsidR="00951DD9">
        <w:t>ed</w:t>
      </w:r>
      <w:r>
        <w:t xml:space="preserve"> call </w:t>
      </w:r>
      <m:oMath>
        <m:r>
          <w:rPr>
            <w:rFonts w:ascii="Cambria Math" w:hAnsi="Cambria Math"/>
          </w:rPr>
          <m:t>k</m:t>
        </m:r>
      </m:oMath>
      <w:r>
        <w:t xml:space="preserve"> (including the pre-broadcast time frame). The priors for every logistic model coefficient </w:t>
      </w:r>
      <m:oMath>
        <m:sSub>
          <m:sSubPr>
            <m:ctrlPr>
              <w:rPr>
                <w:rFonts w:ascii="Cambria Math" w:hAnsi="Cambria Math"/>
              </w:rPr>
            </m:ctrlPr>
          </m:sSubPr>
          <m:e>
            <m:r>
              <w:rPr>
                <w:rFonts w:ascii="Cambria Math" w:hAnsi="Cambria Math"/>
              </w:rPr>
              <m:t>β</m:t>
            </m:r>
          </m:e>
          <m:sub>
            <m:r>
              <w:rPr>
                <w:rFonts w:ascii="Cambria Math" w:hAnsi="Cambria Math"/>
              </w:rPr>
              <m:t>k</m:t>
            </m:r>
          </m:sub>
        </m:sSub>
      </m:oMath>
      <w:r>
        <w:t xml:space="preserve"> were chosen to be near uniform as recommended in Gelman et al. (2008): </w:t>
      </w:r>
      <m:oMath>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m:t>
        </m:r>
        <m:r>
          <m:rPr>
            <m:nor/>
          </m:rPr>
          <m:t>Cauchy</m:t>
        </m:r>
        <m:r>
          <w:rPr>
            <w:rFonts w:ascii="Cambria Math" w:hAnsi="Cambria Math"/>
          </w:rPr>
          <m:t>(</m:t>
        </m:r>
        <m:r>
          <m:rPr>
            <m:nor/>
          </m:rPr>
          <m:t>precision</m:t>
        </m:r>
        <m:r>
          <w:rPr>
            <w:rFonts w:ascii="Cambria Math" w:hAnsi="Cambria Math"/>
          </w:rPr>
          <m:t>=0.16)</m:t>
        </m:r>
      </m:oMath>
      <w:r>
        <w:t>.</w:t>
      </w:r>
    </w:p>
    <w:p w14:paraId="642FA2F2" w14:textId="2F7636BE" w:rsidR="008728AC" w:rsidRDefault="006E7D87">
      <w:pPr>
        <w:pStyle w:val="Heading2"/>
      </w:pPr>
      <w:bookmarkStart w:id="438" w:name="richness-model-framework"/>
      <w:r>
        <w:t xml:space="preserve">Richness </w:t>
      </w:r>
      <w:del w:id="439" w:author="Archer, Althea A" w:date="2021-03-22T13:41:00Z">
        <w:r w:rsidDel="00DA5D79">
          <w:delText xml:space="preserve">model </w:delText>
        </w:r>
      </w:del>
      <w:ins w:id="440" w:author="Archer, Althea A" w:date="2021-03-22T13:41:00Z">
        <w:r w:rsidR="00DA5D79">
          <w:t>M</w:t>
        </w:r>
        <w:r w:rsidR="00DA5D79">
          <w:t xml:space="preserve">odel </w:t>
        </w:r>
      </w:ins>
      <w:del w:id="441" w:author="Archer, Althea A" w:date="2021-03-22T13:41:00Z">
        <w:r w:rsidDel="00DA5D79">
          <w:delText>framework</w:delText>
        </w:r>
      </w:del>
      <w:bookmarkEnd w:id="438"/>
      <w:ins w:id="442" w:author="Archer, Althea A" w:date="2021-03-22T13:41:00Z">
        <w:r w:rsidR="00DA5D79">
          <w:t>F</w:t>
        </w:r>
        <w:r w:rsidR="00DA5D79">
          <w:t>ramework</w:t>
        </w:r>
      </w:ins>
    </w:p>
    <w:p w14:paraId="128B13A1" w14:textId="0D3FF6A3" w:rsidR="008728AC" w:rsidRDefault="006E7D87" w:rsidP="00E8787F">
      <w:pPr>
        <w:ind w:firstLine="720"/>
      </w:pPr>
      <w:r>
        <w:t xml:space="preserve">To model species richness at each route in each year, we assumed that there were 14 possible </w:t>
      </w:r>
      <w:r w:rsidR="00951DD9">
        <w:t xml:space="preserve">owl </w:t>
      </w:r>
      <w:r>
        <w:t>species present in El Salvador. This included the 9 species observed during our surveys and an additional 5 species that we never observed (Table 2). This upper limit to expected species richness related directly to the 13 species known to inhabit El Salvador (</w:t>
      </w:r>
      <w:r w:rsidR="00E54293">
        <w:t>Pérez-Léon et al. 2017</w:t>
      </w:r>
      <w:r>
        <w:t>) plus one species we identified (c.f. Stygian owl), which was previously undocumented in El Salvador. We thus augmented our owl detection data with 5 additional potential species with all-zero detection records (</w:t>
      </w:r>
      <w:proofErr w:type="spellStart"/>
      <w:r>
        <w:t>Royle</w:t>
      </w:r>
      <w:proofErr w:type="spellEnd"/>
      <w:r>
        <w:t xml:space="preserve"> 2007).</w:t>
      </w:r>
    </w:p>
    <w:p w14:paraId="7C7CC8AC" w14:textId="77777777" w:rsidR="008728AC" w:rsidRDefault="006E7D87" w:rsidP="00E8787F">
      <w:pPr>
        <w:ind w:firstLine="720"/>
      </w:pPr>
      <w:r>
        <w:lastRenderedPageBreak/>
        <w:t xml:space="preserve">For each species </w:t>
      </w:r>
      <m:oMath>
        <m:r>
          <w:rPr>
            <w:rFonts w:ascii="Cambria Math" w:hAnsi="Cambria Math"/>
          </w:rPr>
          <m:t>s</m:t>
        </m:r>
      </m:oMath>
      <w:r>
        <w:t xml:space="preserve"> (where </w:t>
      </w:r>
      <m:oMath>
        <m:r>
          <w:rPr>
            <w:rFonts w:ascii="Cambria Math" w:hAnsi="Cambria Math"/>
          </w:rPr>
          <m:t>s=1,2,…,15</m:t>
        </m:r>
      </m:oMath>
      <w:r>
        <w:t xml:space="preserve">),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xml:space="preserve"> was a binary indicator of whether that owl species was present in each route based on the probability of species presence in that route,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(Broms et al. 2016):</w:t>
      </w:r>
    </w:p>
    <w:p w14:paraId="5A2B6FBC" w14:textId="77777777" w:rsidR="008728AC" w:rsidRDefault="00C12054">
      <m:oMathPara>
        <m:oMathParaPr>
          <m:jc m:val="center"/>
        </m:oMathParaPr>
        <m:oMath>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oMath>
      </m:oMathPara>
    </w:p>
    <w:p w14:paraId="4F6A65E0" w14:textId="77777777" w:rsidR="008728AC" w:rsidRDefault="006E7D87">
      <w:r>
        <w:t xml:space="preserve">We used prior distributions for </w:t>
      </w:r>
      <m:oMath>
        <m:sSub>
          <m:sSubPr>
            <m:ctrlPr>
              <w:rPr>
                <w:rFonts w:ascii="Cambria Math" w:hAnsi="Cambria Math"/>
              </w:rPr>
            </m:ctrlPr>
          </m:sSubPr>
          <m:e>
            <m:r>
              <w:rPr>
                <w:rFonts w:ascii="Cambria Math" w:hAnsi="Cambria Math"/>
              </w:rPr>
              <m:t>Ω</m:t>
            </m:r>
          </m:e>
          <m:sub>
            <m:r>
              <w:rPr>
                <w:rFonts w:ascii="Cambria Math" w:hAnsi="Cambria Math"/>
              </w:rPr>
              <m:t>h</m:t>
            </m:r>
          </m:sub>
        </m:sSub>
      </m:oMath>
      <w:r>
        <w:t xml:space="preserve">: </w:t>
      </w:r>
      <m:oMath>
        <m:sSub>
          <m:sSubPr>
            <m:ctrlPr>
              <w:rPr>
                <w:rFonts w:ascii="Cambria Math" w:hAnsi="Cambria Math"/>
              </w:rPr>
            </m:ctrlPr>
          </m:sSubPr>
          <m:e>
            <m:r>
              <w:rPr>
                <w:rFonts w:ascii="Cambria Math" w:hAnsi="Cambria Math"/>
              </w:rPr>
              <m:t>Ω</m:t>
            </m:r>
          </m:e>
          <m:sub>
            <m:r>
              <w:rPr>
                <w:rFonts w:ascii="Cambria Math" w:hAnsi="Cambria Math"/>
              </w:rPr>
              <m:t>h</m:t>
            </m:r>
          </m:sub>
        </m:sSub>
        <m:r>
          <w:rPr>
            <w:rFonts w:ascii="Cambria Math" w:hAnsi="Cambria Math"/>
          </w:rPr>
          <m:t>∼</m:t>
        </m:r>
        <m:r>
          <m:rPr>
            <m:nor/>
          </m:rPr>
          <m:t>Beta</m:t>
        </m:r>
        <m:r>
          <w:rPr>
            <w:rFonts w:ascii="Cambria Math" w:hAnsi="Cambria Math"/>
          </w:rPr>
          <m:t>(0.001,1)</m:t>
        </m:r>
      </m:oMath>
      <w:r>
        <w:t xml:space="preserve"> (Broms et al. 2016, Guillera-Arroita et al. 2019).</w:t>
      </w:r>
    </w:p>
    <w:p w14:paraId="3FD30F67" w14:textId="77777777" w:rsidR="008728AC" w:rsidRDefault="006E7D87" w:rsidP="00E8787F">
      <w:pPr>
        <w:ind w:firstLine="720"/>
      </w:pPr>
      <w:r>
        <w:t xml:space="preserve">In the richness model, the presence of an owl species in any year, route, and survey,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was conditional on the probability of occupancy for that route, year, and species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 xml:space="preserve"> </w:t>
      </w:r>
      <w:r>
        <w:rPr>
          <w:i/>
        </w:rPr>
        <w:t>and</w:t>
      </w:r>
      <w:r>
        <w:t xml:space="preserve"> that species belonging to that route’s community that year (</w:t>
      </w:r>
      <m:oMath>
        <m:sSub>
          <m:sSubPr>
            <m:ctrlPr>
              <w:rPr>
                <w:rFonts w:ascii="Cambria Math" w:hAnsi="Cambria Math"/>
              </w:rPr>
            </m:ctrlPr>
          </m:sSubPr>
          <m:e>
            <m:r>
              <w:rPr>
                <w:rFonts w:ascii="Cambria Math" w:hAnsi="Cambria Math"/>
              </w:rPr>
              <m:t>w</m:t>
            </m:r>
          </m:e>
          <m:sub>
            <m:r>
              <w:rPr>
                <w:rFonts w:ascii="Cambria Math" w:hAnsi="Cambria Math"/>
              </w:rPr>
              <m:t>h,s</m:t>
            </m:r>
          </m:sub>
        </m:sSub>
      </m:oMath>
      <w:r>
        <w:t>):</w:t>
      </w:r>
    </w:p>
    <w:p w14:paraId="1F02B1C5" w14:textId="77777777" w:rsidR="008728AC" w:rsidRDefault="00C12054">
      <m:oMathPara>
        <m:oMathParaPr>
          <m:jc m:val="center"/>
        </m:oMathParaP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h,s</m:t>
              </m:r>
            </m:sub>
          </m:sSub>
          <m: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t,h,s</m:t>
              </m:r>
            </m:sub>
          </m:sSub>
          <m:r>
            <w:rPr>
              <w:rFonts w:ascii="Cambria Math" w:hAnsi="Cambria Math"/>
            </w:rPr>
            <m:t>)</m:t>
          </m:r>
        </m:oMath>
      </m:oMathPara>
    </w:p>
    <w:p w14:paraId="456A93C1" w14:textId="77777777" w:rsidR="008728AC" w:rsidRDefault="006E7D87">
      <w:r>
        <w:t xml:space="preserve">To share information about occupancy amongst species, we incorporated random effects into the parameterization of </w:t>
      </w:r>
      <m:oMath>
        <m:sSub>
          <m:sSubPr>
            <m:ctrlPr>
              <w:rPr>
                <w:rFonts w:ascii="Cambria Math" w:hAnsi="Cambria Math"/>
              </w:rPr>
            </m:ctrlPr>
          </m:sSubPr>
          <m:e>
            <m:r>
              <w:rPr>
                <w:rFonts w:ascii="Cambria Math" w:hAnsi="Cambria Math"/>
              </w:rPr>
              <m:t>ψ</m:t>
            </m:r>
          </m:e>
          <m:sub>
            <m:r>
              <w:rPr>
                <w:rFonts w:ascii="Cambria Math" w:hAnsi="Cambria Math"/>
              </w:rPr>
              <m:t>t,h,s</m:t>
            </m:r>
          </m:sub>
        </m:sSub>
      </m:oMath>
      <w:r>
        <w:t>:</w:t>
      </w:r>
    </w:p>
    <w:p w14:paraId="24B32E01" w14:textId="77777777" w:rsidR="008728AC" w:rsidRDefault="00C12054">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ψ</m:t>
                    </m:r>
                  </m:e>
                  <m:sub>
                    <m:r>
                      <w:rPr>
                        <w:rFonts w:ascii="Cambria Math" w:hAnsi="Cambria Math"/>
                      </w:rPr>
                      <m:t>t,h,s</m:t>
                    </m:r>
                  </m:sub>
                </m:sSub>
              </m:e>
              <m:e>
                <m:r>
                  <w:rPr>
                    <w:rFonts w:ascii="Cambria Math" w:hAnsi="Cambria Math"/>
                  </w:rPr>
                  <m:t>∼</m:t>
                </m:r>
                <m:r>
                  <m:rPr>
                    <m:nor/>
                  </m:rPr>
                  <m:t>Beta</m:t>
                </m:r>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r>
                  <w:rPr>
                    <w:rFonts w:ascii="Cambria Math" w:hAnsi="Cambria Math"/>
                  </w:rPr>
                  <m:t>,</m:t>
                </m:r>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r>
                  <w:rPr>
                    <w:rFonts w:ascii="Cambria Math" w:hAnsi="Cambria Math"/>
                  </w:rPr>
                  <m:t>)</m:t>
                </m:r>
              </m:e>
            </m:mr>
            <m:mr>
              <m:e>
                <m:sSubSup>
                  <m:sSubSupPr>
                    <m:ctrlPr>
                      <w:rPr>
                        <w:rFonts w:ascii="Cambria Math" w:hAnsi="Cambria Math"/>
                      </w:rPr>
                    </m:ctrlPr>
                  </m:sSubSupPr>
                  <m:e>
                    <m:r>
                      <w:rPr>
                        <w:rFonts w:ascii="Cambria Math" w:hAnsi="Cambria Math"/>
                      </w:rPr>
                      <m:t>a</m:t>
                    </m:r>
                  </m:e>
                  <m:sub>
                    <m:r>
                      <w:rPr>
                        <w:rFonts w:ascii="Cambria Math" w:hAnsi="Cambria Math"/>
                      </w:rPr>
                      <m:t>t,h,s</m:t>
                    </m:r>
                  </m:sub>
                  <m:sup>
                    <m:r>
                      <w:rPr>
                        <w:rFonts w:ascii="Cambria Math" w:hAnsi="Cambria Math"/>
                      </w:rPr>
                      <m:t>ψ</m:t>
                    </m:r>
                  </m:sup>
                </m:sSubSup>
              </m:e>
              <m:e>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sSubSup>
                  <m:sSubSupPr>
                    <m:ctrlPr>
                      <w:rPr>
                        <w:rFonts w:ascii="Cambria Math" w:hAnsi="Cambria Math"/>
                      </w:rPr>
                    </m:ctrlPr>
                  </m:sSubSupPr>
                  <m:e>
                    <m:r>
                      <w:rPr>
                        <w:rFonts w:ascii="Cambria Math" w:hAnsi="Cambria Math"/>
                      </w:rPr>
                      <m:t>b</m:t>
                    </m:r>
                  </m:e>
                  <m:sub>
                    <m:r>
                      <w:rPr>
                        <w:rFonts w:ascii="Cambria Math" w:hAnsi="Cambria Math"/>
                      </w:rPr>
                      <m:t>t,h,s</m:t>
                    </m:r>
                  </m:sub>
                  <m:sup>
                    <m:r>
                      <w:rPr>
                        <w:rFonts w:ascii="Cambria Math" w:hAnsi="Cambria Math"/>
                      </w:rPr>
                      <m:t>ψ</m:t>
                    </m:r>
                  </m:sup>
                </m:sSubSup>
              </m:e>
              <m:e>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sSup>
                  <m:sSupPr>
                    <m:ctrlPr>
                      <w:rPr>
                        <w:rFonts w:ascii="Cambria Math" w:hAnsi="Cambria Math"/>
                      </w:rPr>
                    </m:ctrlPr>
                  </m:sSupPr>
                  <m:e>
                    <m:r>
                      <w:rPr>
                        <w:rFonts w:ascii="Cambria Math" w:hAnsi="Cambria Math"/>
                      </w:rPr>
                      <m:t>ρ</m:t>
                    </m:r>
                  </m:e>
                  <m:sup>
                    <m:r>
                      <w:rPr>
                        <w:rFonts w:ascii="Cambria Math" w:hAnsi="Cambria Math"/>
                      </w:rPr>
                      <m:t>ψ</m:t>
                    </m:r>
                  </m:sup>
                </m:sSup>
              </m:e>
            </m:mr>
            <m:mr>
              <m:e>
                <m:r>
                  <m:rPr>
                    <m:nor/>
                  </m:rPr>
                  <m:t>logit</m:t>
                </m:r>
                <m:r>
                  <w:rPr>
                    <w:rFonts w:ascii="Cambria Math" w:hAnsi="Cambria Math"/>
                  </w:rPr>
                  <m:t>(</m:t>
                </m:r>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r>
                  <w:rPr>
                    <w:rFonts w:ascii="Cambria Math" w:hAnsi="Cambria Math"/>
                  </w:rPr>
                  <m:t>)</m:t>
                </m:r>
              </m:e>
              <m:e>
                <m:r>
                  <w:rPr>
                    <w:rFonts w:ascii="Cambria Math" w:hAnsi="Cambria Math"/>
                  </w:rPr>
                  <m:t>∼N(0,2.25)</m:t>
                </m:r>
              </m:e>
            </m:mr>
            <m:mr>
              <m:e>
                <m:r>
                  <m:rPr>
                    <m:nor/>
                  </m:rPr>
                  <m:t>ln</m:t>
                </m:r>
                <m:r>
                  <w:rPr>
                    <w:rFonts w:ascii="Cambria Math" w:hAnsi="Cambria Math"/>
                  </w:rPr>
                  <m:t>(</m:t>
                </m:r>
                <m:sSup>
                  <m:sSupPr>
                    <m:ctrlPr>
                      <w:rPr>
                        <w:rFonts w:ascii="Cambria Math" w:hAnsi="Cambria Math"/>
                      </w:rPr>
                    </m:ctrlPr>
                  </m:sSupPr>
                  <m:e>
                    <m:r>
                      <w:rPr>
                        <w:rFonts w:ascii="Cambria Math" w:hAnsi="Cambria Math"/>
                      </w:rPr>
                      <m:t>ρ</m:t>
                    </m:r>
                  </m:e>
                  <m:sup>
                    <m:r>
                      <w:rPr>
                        <w:rFonts w:ascii="Cambria Math" w:hAnsi="Cambria Math"/>
                      </w:rPr>
                      <m:t>ψ</m:t>
                    </m:r>
                  </m:sup>
                </m:sSup>
                <m:r>
                  <w:rPr>
                    <w:rFonts w:ascii="Cambria Math" w:hAnsi="Cambria Math"/>
                  </w:rPr>
                  <m:t>)</m:t>
                </m:r>
              </m:e>
              <m:e>
                <m:r>
                  <w:rPr>
                    <w:rFonts w:ascii="Cambria Math" w:hAnsi="Cambria Math"/>
                  </w:rPr>
                  <m:t>∼N(5,1)</m:t>
                </m:r>
                <m:r>
                  <m:rPr>
                    <m:nor/>
                  </m:rPr>
                  <m:t>, truncated to (0.01,10)</m:t>
                </m:r>
              </m:e>
            </m:mr>
          </m:m>
        </m:oMath>
      </m:oMathPara>
    </w:p>
    <w:p w14:paraId="08F89C81" w14:textId="77777777" w:rsidR="008728AC" w:rsidRDefault="006E7D87">
      <w:r>
        <w:t>This parameterization allowed us to borrow strength across species in determining the mean probability of occupancy (</w:t>
      </w:r>
      <m:oMath>
        <m:sSubSup>
          <m:sSubSupPr>
            <m:ctrlPr>
              <w:rPr>
                <w:rFonts w:ascii="Cambria Math" w:hAnsi="Cambria Math"/>
              </w:rPr>
            </m:ctrlPr>
          </m:sSubSupPr>
          <m:e>
            <m:r>
              <w:rPr>
                <w:rFonts w:ascii="Cambria Math" w:hAnsi="Cambria Math"/>
              </w:rPr>
              <m:t>μ</m:t>
            </m:r>
          </m:e>
          <m:sub>
            <m:r>
              <w:rPr>
                <w:rFonts w:ascii="Cambria Math" w:hAnsi="Cambria Math"/>
              </w:rPr>
              <m:t>t,h</m:t>
            </m:r>
          </m:sub>
          <m:sup>
            <m:r>
              <w:rPr>
                <w:rFonts w:ascii="Cambria Math" w:hAnsi="Cambria Math"/>
              </w:rPr>
              <m:t>ψ</m:t>
            </m:r>
          </m:sup>
        </m:sSubSup>
      </m:oMath>
      <w:r>
        <w:t>) for each route and year (Guillera-Arroita et al. 2019).</w:t>
      </w:r>
    </w:p>
    <w:p w14:paraId="4498C6EC" w14:textId="77777777" w:rsidR="008728AC" w:rsidRDefault="006E7D87" w:rsidP="00E8787F">
      <w:pPr>
        <w:ind w:firstLine="720"/>
      </w:pPr>
      <w:r>
        <w:t>Richness of each route was conditional on each species’ presence and was estimated as the sum of owl species present in that route:</w:t>
      </w:r>
    </w:p>
    <w:p w14:paraId="34141F35" w14:textId="77777777" w:rsidR="008728AC" w:rsidRPr="0068416F" w:rsidRDefault="00C12054">
      <w:pPr>
        <w:rPr>
          <w:lang w:val="de-DE"/>
        </w:rPr>
      </w:pPr>
      <m:oMathPara>
        <m:oMathParaPr>
          <m:jc m:val="center"/>
        </m:oMathParaPr>
        <m:oMath>
          <m:sSub>
            <m:sSubPr>
              <m:ctrlPr>
                <w:rPr>
                  <w:rFonts w:ascii="Cambria Math" w:hAnsi="Cambria Math"/>
                </w:rPr>
              </m:ctrlPr>
            </m:sSubPr>
            <m:e>
              <m:r>
                <m:rPr>
                  <m:nor/>
                </m:rPr>
                <w:rPr>
                  <w:lang w:val="de-DE"/>
                </w:rPr>
                <m:t>Richness</m:t>
              </m:r>
            </m:e>
            <m:sub>
              <m:r>
                <w:rPr>
                  <w:rFonts w:ascii="Cambria Math" w:hAnsi="Cambria Math"/>
                  <w:lang w:val="de-DE"/>
                </w:rPr>
                <m:t>h</m:t>
              </m:r>
            </m:sub>
          </m:sSub>
          <m:r>
            <w:rPr>
              <w:rFonts w:ascii="Cambria Math" w:hAnsi="Cambria Math"/>
              <w:lang w:val="de-DE"/>
            </w:rPr>
            <m:t>=</m:t>
          </m:r>
          <m:nary>
            <m:naryPr>
              <m:chr m:val="∑"/>
              <m:limLoc m:val="undOvr"/>
              <m:ctrlPr>
                <w:rPr>
                  <w:rFonts w:ascii="Cambria Math" w:hAnsi="Cambria Math"/>
                </w:rPr>
              </m:ctrlPr>
            </m:naryPr>
            <m:sub>
              <m:r>
                <w:rPr>
                  <w:rFonts w:ascii="Cambria Math" w:hAnsi="Cambria Math"/>
                </w:rPr>
                <m:t>s</m:t>
              </m:r>
              <m:r>
                <w:rPr>
                  <w:rFonts w:ascii="Cambria Math" w:hAnsi="Cambria Math"/>
                  <w:lang w:val="de-DE"/>
                </w:rPr>
                <m:t>=1</m:t>
              </m:r>
            </m:sub>
            <m:sup>
              <m:r>
                <w:rPr>
                  <w:rFonts w:ascii="Cambria Math" w:hAnsi="Cambria Math"/>
                  <w:lang w:val="de-DE"/>
                </w:rPr>
                <m:t>15</m:t>
              </m:r>
            </m:sup>
            <m:e>
              <m:sSub>
                <m:sSubPr>
                  <m:ctrlPr>
                    <w:rPr>
                      <w:rFonts w:ascii="Cambria Math" w:hAnsi="Cambria Math"/>
                    </w:rPr>
                  </m:ctrlPr>
                </m:sSubPr>
                <m:e>
                  <m:r>
                    <w:rPr>
                      <w:rFonts w:ascii="Cambria Math" w:hAnsi="Cambria Math"/>
                    </w:rPr>
                    <m:t>w</m:t>
                  </m:r>
                </m:e>
                <m:sub>
                  <m:r>
                    <w:rPr>
                      <w:rFonts w:ascii="Cambria Math" w:hAnsi="Cambria Math"/>
                      <w:lang w:val="de-DE"/>
                    </w:rPr>
                    <m:t>h,</m:t>
                  </m:r>
                  <m:r>
                    <w:rPr>
                      <w:rFonts w:ascii="Cambria Math" w:hAnsi="Cambria Math"/>
                    </w:rPr>
                    <m:t>s</m:t>
                  </m:r>
                </m:sub>
              </m:sSub>
            </m:e>
          </m:nary>
        </m:oMath>
      </m:oMathPara>
    </w:p>
    <w:p w14:paraId="02FDF512" w14:textId="06005353" w:rsidR="008728AC" w:rsidRDefault="006E7D87">
      <w:r>
        <w:lastRenderedPageBreak/>
        <w:t>We also estimated year-to-year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xml:space="preserve">) by route by </w:t>
      </w:r>
      <w:r w:rsidR="0072293D">
        <w:t>summing</w:t>
      </w:r>
      <w:r>
        <w:t xml:space="preserve"> the number of unique species that were present in each route, year, and survey. We first determined if a species was present in any of that </w:t>
      </w:r>
      <w:proofErr w:type="gramStart"/>
      <w:r>
        <w:t>route</w:t>
      </w:r>
      <w:r w:rsidR="0072293D">
        <w:t>’s</w:t>
      </w:r>
      <w:proofErr w:type="gramEnd"/>
      <w:r>
        <w:t xml:space="preserve"> and year’s set of surveys with a species-specific binary indicator </w:t>
      </w:r>
      <m:oMath>
        <m:sSub>
          <m:sSubPr>
            <m:ctrlPr>
              <w:rPr>
                <w:rFonts w:ascii="Cambria Math" w:hAnsi="Cambria Math"/>
              </w:rPr>
            </m:ctrlPr>
          </m:sSubPr>
          <m:e>
            <m:r>
              <w:rPr>
                <w:rFonts w:ascii="Cambria Math" w:hAnsi="Cambria Math"/>
              </w:rPr>
              <m:t>ϑ</m:t>
            </m:r>
          </m:e>
          <m:sub>
            <m:r>
              <w:rPr>
                <w:rFonts w:ascii="Cambria Math" w:hAnsi="Cambria Math"/>
              </w:rPr>
              <m:t>t,h,s</m:t>
            </m:r>
          </m:sub>
        </m:sSub>
      </m:oMath>
      <w:r>
        <w:t xml:space="preserve"> where </w:t>
      </w:r>
      <m:oMath>
        <m:sSub>
          <m:sSubPr>
            <m:ctrlPr>
              <w:rPr>
                <w:rFonts w:ascii="Cambria Math" w:hAnsi="Cambria Math"/>
              </w:rPr>
            </m:ctrlPr>
          </m:sSubPr>
          <m:e>
            <m:r>
              <w:rPr>
                <w:rFonts w:ascii="Cambria Math" w:hAnsi="Cambria Math"/>
              </w:rPr>
              <m:t>ϑ</m:t>
            </m:r>
          </m:e>
          <m:sub>
            <m:r>
              <w:rPr>
                <w:rFonts w:ascii="Cambria Math" w:hAnsi="Cambria Math"/>
              </w:rPr>
              <m:t>t,h,s</m:t>
            </m:r>
          </m:sub>
        </m:sSub>
        <m:r>
          <w:rPr>
            <w:rFonts w:ascii="Cambria Math" w:hAnsi="Cambria Math"/>
          </w:rPr>
          <m:t>=1</m:t>
        </m:r>
      </m:oMath>
      <w:r>
        <w:t xml:space="preserve"> if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in any of that route’s surveys </w:t>
      </w:r>
      <m:oMath>
        <m:r>
          <w:rPr>
            <w:rFonts w:ascii="Cambria Math" w:hAnsi="Cambria Math"/>
          </w:rPr>
          <m:t>i</m:t>
        </m:r>
      </m:oMath>
      <w:r>
        <w:t xml:space="preserve"> that year. Then, we summed the number of species present in each year and route:</w:t>
      </w:r>
    </w:p>
    <w:p w14:paraId="63AF6B95" w14:textId="77777777" w:rsidR="008728AC" w:rsidRPr="0068416F" w:rsidRDefault="00C12054">
      <w:pPr>
        <w:rPr>
          <w:lang w:val="de-DE"/>
        </w:rPr>
      </w:pPr>
      <m:oMathPara>
        <m:oMathParaPr>
          <m:jc m:val="center"/>
        </m:oMathParaPr>
        <m:oMath>
          <m:sSubSup>
            <m:sSubSupPr>
              <m:ctrlPr>
                <w:rPr>
                  <w:rFonts w:ascii="Cambria Math" w:hAnsi="Cambria Math"/>
                </w:rPr>
              </m:ctrlPr>
            </m:sSubSupPr>
            <m:e>
              <m:r>
                <m:rPr>
                  <m:nor/>
                </m:rPr>
                <w:rPr>
                  <w:lang w:val="de-DE"/>
                </w:rPr>
                <m:t>Richness</m:t>
              </m:r>
            </m:e>
            <m:sub>
              <m:r>
                <w:rPr>
                  <w:rFonts w:ascii="Cambria Math" w:hAnsi="Cambria Math"/>
                </w:rPr>
                <m:t>t</m:t>
              </m:r>
              <m:r>
                <w:rPr>
                  <w:rFonts w:ascii="Cambria Math" w:hAnsi="Cambria Math"/>
                  <w:lang w:val="de-DE"/>
                </w:rPr>
                <m:t>,h</m:t>
              </m:r>
            </m:sub>
            <m:sup>
              <m:r>
                <w:rPr>
                  <w:rFonts w:ascii="Cambria Math" w:hAnsi="Cambria Math"/>
                  <w:lang w:val="de-DE"/>
                </w:rPr>
                <m:t>*</m:t>
              </m:r>
            </m:sup>
          </m:sSubSup>
          <m:r>
            <w:rPr>
              <w:rFonts w:ascii="Cambria Math" w:hAnsi="Cambria Math"/>
              <w:lang w:val="de-DE"/>
            </w:rPr>
            <m:t>=</m:t>
          </m:r>
          <m:nary>
            <m:naryPr>
              <m:chr m:val="∑"/>
              <m:limLoc m:val="undOvr"/>
              <m:ctrlPr>
                <w:rPr>
                  <w:rFonts w:ascii="Cambria Math" w:hAnsi="Cambria Math"/>
                </w:rPr>
              </m:ctrlPr>
            </m:naryPr>
            <m:sub>
              <m:r>
                <w:rPr>
                  <w:rFonts w:ascii="Cambria Math" w:hAnsi="Cambria Math"/>
                </w:rPr>
                <m:t>s</m:t>
              </m:r>
              <m:r>
                <w:rPr>
                  <w:rFonts w:ascii="Cambria Math" w:hAnsi="Cambria Math"/>
                  <w:lang w:val="de-DE"/>
                </w:rPr>
                <m:t>=1</m:t>
              </m:r>
            </m:sub>
            <m:sup>
              <m:r>
                <w:rPr>
                  <w:rFonts w:ascii="Cambria Math" w:hAnsi="Cambria Math"/>
                  <w:lang w:val="de-DE"/>
                </w:rPr>
                <m:t>15</m:t>
              </m:r>
            </m:sup>
            <m:e>
              <m:sSub>
                <m:sSubPr>
                  <m:ctrlPr>
                    <w:rPr>
                      <w:rFonts w:ascii="Cambria Math" w:hAnsi="Cambria Math"/>
                    </w:rPr>
                  </m:ctrlPr>
                </m:sSubPr>
                <m:e>
                  <m:r>
                    <w:rPr>
                      <w:rFonts w:ascii="Cambria Math" w:hAnsi="Cambria Math"/>
                    </w:rPr>
                    <m:t>ϑ</m:t>
                  </m:r>
                </m:e>
                <m:sub>
                  <m:r>
                    <w:rPr>
                      <w:rFonts w:ascii="Cambria Math" w:hAnsi="Cambria Math"/>
                    </w:rPr>
                    <m:t>t</m:t>
                  </m:r>
                  <m:r>
                    <w:rPr>
                      <w:rFonts w:ascii="Cambria Math" w:hAnsi="Cambria Math"/>
                      <w:lang w:val="de-DE"/>
                    </w:rPr>
                    <m:t>,h,</m:t>
                  </m:r>
                  <m:r>
                    <w:rPr>
                      <w:rFonts w:ascii="Cambria Math" w:hAnsi="Cambria Math"/>
                    </w:rPr>
                    <m:t>s</m:t>
                  </m:r>
                </m:sub>
              </m:sSub>
            </m:e>
          </m:nary>
        </m:oMath>
      </m:oMathPara>
    </w:p>
    <w:p w14:paraId="5BBF2E3D" w14:textId="55895425" w:rsidR="008728AC" w:rsidRDefault="006E7D87" w:rsidP="00E8787F">
      <w:pPr>
        <w:ind w:firstLine="720"/>
      </w:pPr>
      <w:r>
        <w:t>Consistent with our approach for occupancy models, we assumed that detecting an owl depended on an individual of that species being present during that survey (</w:t>
      </w:r>
      <m:oMath>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=1</m:t>
        </m:r>
      </m:oMath>
      <w:r>
        <w:t xml:space="preserve">) and the species-specific probability of detection </w:t>
      </w:r>
      <m:oMath>
        <m:sSub>
          <m:sSubPr>
            <m:ctrlPr>
              <w:rPr>
                <w:rFonts w:ascii="Cambria Math" w:hAnsi="Cambria Math"/>
              </w:rPr>
            </m:ctrlPr>
          </m:sSubPr>
          <m:e>
            <m:r>
              <w:rPr>
                <w:rFonts w:ascii="Cambria Math" w:hAnsi="Cambria Math"/>
              </w:rPr>
              <m:t>p</m:t>
            </m:r>
          </m:e>
          <m:sub>
            <m:r>
              <w:rPr>
                <w:rFonts w:ascii="Cambria Math" w:hAnsi="Cambria Math"/>
              </w:rPr>
              <m:t>t,h,i,j,k,s</m:t>
            </m:r>
          </m:sub>
        </m:sSub>
      </m:oMath>
      <w:r>
        <w:t>, which was related to the broadcast</w:t>
      </w:r>
      <w:r w:rsidR="0072293D">
        <w:t>ed</w:t>
      </w:r>
      <w:r>
        <w:t xml:space="preserve"> call:</w:t>
      </w:r>
    </w:p>
    <w:p w14:paraId="505DB559" w14:textId="77777777" w:rsidR="008728AC" w:rsidRDefault="00C12054">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t,h,i,j,k,s</m:t>
              </m:r>
            </m:sub>
          </m:sSub>
          <m:r>
            <w:rPr>
              <w:rFonts w:ascii="Cambria Math" w:hAnsi="Cambria Math"/>
            </w:rPr>
            <m:t>∼</m:t>
          </m:r>
          <m:r>
            <m:rPr>
              <m:nor/>
            </m:rPr>
            <m:t>Bernoulli</m:t>
          </m:r>
          <m: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t,h,i,s</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oMath>
      </m:oMathPara>
    </w:p>
    <w:p w14:paraId="3602F358" w14:textId="77777777" w:rsidR="008728AC" w:rsidRDefault="006E7D87">
      <w:r>
        <w:t xml:space="preserve">where generally </w:t>
      </w:r>
      <m:oMath>
        <m:r>
          <m:rPr>
            <m:nor/>
          </m:rPr>
          <m:t>logit</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t,h,i,j,k,s</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rPr>
            </m:ctrlPr>
          </m:sSubPr>
          <m:e>
            <m:r>
              <w:rPr>
                <w:rFonts w:ascii="Cambria Math" w:hAnsi="Cambria Math"/>
              </w:rPr>
              <m:t>X</m:t>
            </m:r>
          </m:e>
          <m:sub>
            <m:r>
              <w:rPr>
                <w:rFonts w:ascii="Cambria Math" w:hAnsi="Cambria Math"/>
              </w:rPr>
              <m:t>k</m:t>
            </m:r>
          </m:sub>
        </m:sSub>
      </m:oMath>
      <w:r>
        <w:t xml:space="preserve"> for each broadcast call </w:t>
      </w:r>
      <m:oMath>
        <m:r>
          <w:rPr>
            <w:rFonts w:ascii="Cambria Math" w:hAnsi="Cambria Math"/>
          </w:rPr>
          <m:t>k</m:t>
        </m:r>
      </m:oMath>
      <w:r>
        <w:t xml:space="preserve"> as described above. The coefficients of the detection model were thus assumed to be consistent for all owl species, which allowed us to borrow information about the detection process for undetected owl species from those that were detected.</w:t>
      </w:r>
    </w:p>
    <w:p w14:paraId="2A3E52E8" w14:textId="77777777" w:rsidR="008728AC" w:rsidRDefault="006E7D87">
      <w:pPr>
        <w:pStyle w:val="Heading3"/>
      </w:pPr>
      <w:bookmarkStart w:id="443" w:name="model-implementation"/>
      <w:r>
        <w:t>Model implementation</w:t>
      </w:r>
      <w:bookmarkEnd w:id="443"/>
    </w:p>
    <w:p w14:paraId="33FF6340" w14:textId="3DE77E66" w:rsidR="008728AC" w:rsidRDefault="006E7D87" w:rsidP="00E8787F">
      <w:pPr>
        <w:ind w:firstLine="720"/>
      </w:pPr>
      <w:r>
        <w:t xml:space="preserve">We used the R2jags package in R (R Development Core Team </w:t>
      </w:r>
      <w:del w:id="444" w:author="Archer, Althea A" w:date="2021-03-22T13:50:00Z">
        <w:r w:rsidDel="005026C5">
          <w:delText>2014</w:delText>
        </w:r>
      </w:del>
      <w:ins w:id="445" w:author="Archer, Althea A" w:date="2021-03-22T13:50:00Z">
        <w:r w:rsidR="005026C5">
          <w:t>201</w:t>
        </w:r>
        <w:r w:rsidR="005026C5">
          <w:t>7</w:t>
        </w:r>
      </w:ins>
      <w:r w:rsidR="0072293D">
        <w:t xml:space="preserve">, </w:t>
      </w:r>
      <w:r>
        <w:t xml:space="preserve">Plummer </w:t>
      </w:r>
      <w:del w:id="446" w:author="Archer, Althea A" w:date="2021-03-22T13:49:00Z">
        <w:r w:rsidDel="0042679D">
          <w:delText>2013</w:delText>
        </w:r>
      </w:del>
      <w:ins w:id="447" w:author="Archer, Althea A" w:date="2021-03-22T13:49:00Z">
        <w:r w:rsidR="0042679D">
          <w:t>201</w:t>
        </w:r>
        <w:r w:rsidR="0042679D">
          <w:t>7</w:t>
        </w:r>
      </w:ins>
      <w:r>
        <w:t xml:space="preserve">) to implement the Bayesian models. We verified that R-hats were lower than 1.3 and visually inspected </w:t>
      </w:r>
      <w:proofErr w:type="spellStart"/>
      <w:r>
        <w:t>traceplots</w:t>
      </w:r>
      <w:proofErr w:type="spellEnd"/>
      <w:r>
        <w:t xml:space="preserve"> to verify that chains mixed well</w:t>
      </w:r>
      <w:del w:id="448" w:author="Archer, Althea A" w:date="2021-03-22T13:45:00Z">
        <w:r w:rsidDel="002069EC">
          <w:delText xml:space="preserve"> (Supplemental information S1xx)</w:delText>
        </w:r>
      </w:del>
      <w:r>
        <w:t>.</w:t>
      </w:r>
      <w:ins w:id="449" w:author="Archer, Althea A" w:date="2021-03-22T13:45:00Z">
        <w:r w:rsidR="002069EC">
          <w:t xml:space="preserve"> </w:t>
        </w:r>
        <w:r w:rsidR="0042679D">
          <w:t>Archer and West (2021) provide a</w:t>
        </w:r>
        <w:r w:rsidR="002069EC">
          <w:t xml:space="preserve">ll analysis data and code necessary to reproduce are results </w:t>
        </w:r>
        <w:r w:rsidR="0042679D">
          <w:t>in an online archive.</w:t>
        </w:r>
      </w:ins>
    </w:p>
    <w:p w14:paraId="678F6756" w14:textId="0B6A61DD" w:rsidR="008728AC" w:rsidRDefault="006E7D87" w:rsidP="00E8787F">
      <w:pPr>
        <w:ind w:firstLine="720"/>
      </w:pPr>
      <w:r>
        <w:t xml:space="preserve">We applied the single-species occupancy model for three owl species that had sufficient positive detections for analysis: Mottled Owl, Spectacled Owl, and Ferruginous Pygmy-Owl (Table 2). Based on our understanding of owl ecology, we assumed that Spectacled and </w:t>
      </w:r>
      <w:r>
        <w:lastRenderedPageBreak/>
        <w:t>Ferruginous Pygmy</w:t>
      </w:r>
      <w:r w:rsidR="0072293D">
        <w:t>-O</w:t>
      </w:r>
      <w:r>
        <w:t>wls would not occupy route M-1 in Montecristo, so we removed M-1 from those species’ occupancy analyses. For all three of the single-species occupancy models, we ran 3 chains for 10,000 iterations and 1</w:t>
      </w:r>
      <w:r w:rsidR="0072293D">
        <w:t>,</w:t>
      </w:r>
      <w:r>
        <w:t xml:space="preserve">000 iterations discarded as burn-in,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m:t>
            </m:r>
          </m:sub>
        </m:sSub>
      </m:oMath>
      <w:r>
        <w:t xml:space="preserve"> were equivalent to one if an owl was detected in that survey </w:t>
      </w:r>
      <m:oMath>
        <m:r>
          <w:rPr>
            <w:rFonts w:ascii="Cambria Math" w:hAnsi="Cambria Math"/>
          </w:rPr>
          <m:t>i</m:t>
        </m:r>
      </m:oMath>
      <w:r>
        <w:t xml:space="preserve"> and otherwise zero.</w:t>
      </w:r>
    </w:p>
    <w:p w14:paraId="52AF1F06" w14:textId="10E0EE3F" w:rsidR="008728AC" w:rsidRDefault="006E7D87" w:rsidP="00BF3924">
      <w:pPr>
        <w:ind w:firstLine="720"/>
      </w:pPr>
      <w:r>
        <w:t>To implement the richness model, we ran 3 chains for 20,000 iterations with 2</w:t>
      </w:r>
      <w:r w:rsidR="0072293D">
        <w:t>,</w:t>
      </w:r>
      <w:r>
        <w:t xml:space="preserve">000 iterations discarded as burn-in and a thinning rate of 2, for a total of 27,000 iterations comprising the posterior distributions for each model parameter. Initial values for </w:t>
      </w:r>
      <m:oMath>
        <m:sSub>
          <m:sSubPr>
            <m:ctrlPr>
              <w:rPr>
                <w:rFonts w:ascii="Cambria Math" w:hAnsi="Cambria Math"/>
              </w:rPr>
            </m:ctrlPr>
          </m:sSubPr>
          <m:e>
            <m:r>
              <w:rPr>
                <w:rFonts w:ascii="Cambria Math" w:hAnsi="Cambria Math"/>
              </w:rPr>
              <m:t>z</m:t>
            </m:r>
          </m:e>
          <m:sub>
            <m:r>
              <w:rPr>
                <w:rFonts w:ascii="Cambria Math" w:hAnsi="Cambria Math"/>
              </w:rPr>
              <m:t>t,h,i,s</m:t>
            </m:r>
          </m:sub>
        </m:sSub>
      </m:oMath>
      <w:r>
        <w:t xml:space="preserve"> were equivalent to one if that species of owl was detected in that survey and otherwise zero. Similarly, initial values for whether a species belonged to a route’s community (</w:t>
      </w:r>
      <m:oMath>
        <m:sSub>
          <m:sSubPr>
            <m:ctrlPr>
              <w:rPr>
                <w:rFonts w:ascii="Cambria Math" w:hAnsi="Cambria Math"/>
              </w:rPr>
            </m:ctrlPr>
          </m:sSubPr>
          <m:e>
            <m:r>
              <w:rPr>
                <w:rFonts w:ascii="Cambria Math" w:hAnsi="Cambria Math"/>
              </w:rPr>
              <m:t>w</m:t>
            </m:r>
          </m:e>
          <m:sub>
            <m:r>
              <w:rPr>
                <w:rFonts w:ascii="Cambria Math" w:hAnsi="Cambria Math"/>
              </w:rPr>
              <m:t>h,s</m:t>
            </m:r>
          </m:sub>
        </m:sSub>
      </m:oMath>
      <w:r>
        <w:t>) were equivalent to one if that species of owl was ever detected in that route and otherwise zero.</w:t>
      </w:r>
    </w:p>
    <w:p w14:paraId="69DD1E39" w14:textId="77777777" w:rsidR="00BF3924" w:rsidRDefault="00BF3924" w:rsidP="00BF3924">
      <w:pPr>
        <w:ind w:firstLine="720"/>
      </w:pPr>
    </w:p>
    <w:p w14:paraId="60E1B800" w14:textId="77777777" w:rsidR="0023626C" w:rsidRPr="00DA5D79" w:rsidRDefault="00BF3924" w:rsidP="0023626C">
      <w:pPr>
        <w:rPr>
          <w:caps/>
          <w:rPrChange w:id="450" w:author="Archer, Althea A" w:date="2021-03-22T13:39:00Z">
            <w:rPr/>
          </w:rPrChange>
        </w:rPr>
      </w:pPr>
      <w:r w:rsidRPr="00DA5D79">
        <w:rPr>
          <w:caps/>
          <w:rPrChange w:id="451" w:author="Archer, Althea A" w:date="2021-03-22T13:39:00Z">
            <w:rPr/>
          </w:rPrChange>
        </w:rPr>
        <w:t>Results</w:t>
      </w:r>
    </w:p>
    <w:p w14:paraId="23461A06" w14:textId="031AC6CD" w:rsidR="008728AC" w:rsidRDefault="0072293D" w:rsidP="0023626C">
      <w:r>
        <w:t>We conducted</w:t>
      </w:r>
      <w:r w:rsidR="006E7D87">
        <w:t xml:space="preserve"> 86 surveys between March and May from 2003 through 2005 and 2007 through 2013. No surveys were conducted in 2006.</w:t>
      </w:r>
      <w:r w:rsidR="005C2173">
        <w:t xml:space="preserve">  </w:t>
      </w:r>
      <w:r w:rsidR="00CB17ED">
        <w:t>We documented 1</w:t>
      </w:r>
      <w:r>
        <w:t>,</w:t>
      </w:r>
      <w:r w:rsidR="005C2173" w:rsidRPr="0030322F">
        <w:rPr>
          <w:iCs/>
          <w:color w:val="000000" w:themeColor="text1"/>
        </w:rPr>
        <w:t>211</w:t>
      </w:r>
      <w:r w:rsidR="005C2173">
        <w:rPr>
          <w:iCs/>
        </w:rPr>
        <w:t xml:space="preserve"> owl</w:t>
      </w:r>
      <w:r w:rsidR="00C9412F">
        <w:rPr>
          <w:iCs/>
        </w:rPr>
        <w:t xml:space="preserve"> observations</w:t>
      </w:r>
      <w:r w:rsidR="005C2173">
        <w:rPr>
          <w:iCs/>
        </w:rPr>
        <w:t xml:space="preserve"> </w:t>
      </w:r>
      <w:r w:rsidR="00CB17ED">
        <w:rPr>
          <w:iCs/>
        </w:rPr>
        <w:t>i</w:t>
      </w:r>
      <w:r w:rsidR="005C2173">
        <w:rPr>
          <w:iCs/>
        </w:rPr>
        <w:t xml:space="preserve">n the three study areas; with </w:t>
      </w:r>
      <w:r w:rsidR="005C2173" w:rsidRPr="0030322F">
        <w:rPr>
          <w:iCs/>
          <w:color w:val="000000" w:themeColor="text1"/>
        </w:rPr>
        <w:t>911</w:t>
      </w:r>
      <w:r w:rsidR="005C2173">
        <w:rPr>
          <w:iCs/>
        </w:rPr>
        <w:t xml:space="preserve"> owls documented during the </w:t>
      </w:r>
      <w:r>
        <w:rPr>
          <w:iCs/>
        </w:rPr>
        <w:t>period that we surveyed owls at each point</w:t>
      </w:r>
      <w:r w:rsidR="005C2173">
        <w:rPr>
          <w:iCs/>
        </w:rPr>
        <w:t>, 163 owls documented incidentally at transects (outside of the survey protocol, but noted on the survey forms)</w:t>
      </w:r>
      <w:r>
        <w:rPr>
          <w:iCs/>
        </w:rPr>
        <w:t>,</w:t>
      </w:r>
      <w:r w:rsidR="005C2173">
        <w:rPr>
          <w:iCs/>
        </w:rPr>
        <w:t xml:space="preserve"> and </w:t>
      </w:r>
      <w:r>
        <w:rPr>
          <w:iCs/>
        </w:rPr>
        <w:t xml:space="preserve">137 owls documented </w:t>
      </w:r>
      <w:r w:rsidR="005C2173">
        <w:rPr>
          <w:iCs/>
        </w:rPr>
        <w:t xml:space="preserve">from field notes </w:t>
      </w:r>
      <w:r>
        <w:rPr>
          <w:iCs/>
        </w:rPr>
        <w:t>made while at study areas</w:t>
      </w:r>
      <w:r w:rsidR="00CD799A">
        <w:rPr>
          <w:iCs/>
        </w:rPr>
        <w:t>.</w:t>
      </w:r>
    </w:p>
    <w:p w14:paraId="381CE18C" w14:textId="41B03BE7" w:rsidR="00CD799A" w:rsidRDefault="006E7D87" w:rsidP="00E8787F">
      <w:pPr>
        <w:ind w:firstLine="720"/>
      </w:pPr>
      <w:r>
        <w:t xml:space="preserve">We detected nine species of owls during our surveys: Barn Owl, Whiskered Screech-Owl, Pacific Screech-Owl, Spectacled Owl, Great Horned Owl, Ferruginous Pygmy-Owl, Mottled Owl, Fulvous Owl, and c.f. Stygian Owl (Table 2). We identified Whiskered Screech-Owls in Montecristo NP, which had previously been undocumented in that protected area. We also identified a c.f. Stygian Owl in Montecristo NP, which was a species not previously </w:t>
      </w:r>
      <w:r>
        <w:lastRenderedPageBreak/>
        <w:t>documented in El Salvador</w:t>
      </w:r>
      <w:r w:rsidR="008429C4">
        <w:t xml:space="preserve"> (see </w:t>
      </w:r>
      <w:r w:rsidR="00F542AB">
        <w:t>D</w:t>
      </w:r>
      <w:r w:rsidR="008429C4">
        <w:t>iscussion for additional information)</w:t>
      </w:r>
      <w:r>
        <w:t xml:space="preserve">. </w:t>
      </w:r>
      <w:r w:rsidR="00CD799A">
        <w:t xml:space="preserve">The </w:t>
      </w:r>
      <w:proofErr w:type="spellStart"/>
      <w:r w:rsidR="00CD799A">
        <w:t>Nancuchiname</w:t>
      </w:r>
      <w:proofErr w:type="spellEnd"/>
      <w:r w:rsidR="00CD799A">
        <w:t xml:space="preserve"> Forest Management Plan (</w:t>
      </w:r>
      <w:proofErr w:type="spellStart"/>
      <w:r w:rsidR="00CD799A">
        <w:t>Zepda</w:t>
      </w:r>
      <w:proofErr w:type="spellEnd"/>
      <w:r w:rsidR="00CD799A">
        <w:t xml:space="preserve"> 1995) only listed Ferruginous Pygmy-Owl</w:t>
      </w:r>
      <w:r w:rsidR="00AF1DD0">
        <w:t xml:space="preserve"> as occurring in the forest</w:t>
      </w:r>
      <w:r w:rsidR="00811FB8">
        <w:t>;</w:t>
      </w:r>
      <w:r w:rsidR="00CD799A">
        <w:t xml:space="preserve"> however</w:t>
      </w:r>
      <w:r w:rsidR="00811FB8">
        <w:t>,</w:t>
      </w:r>
      <w:r w:rsidR="00CD799A">
        <w:t xml:space="preserve"> we found four additional species of owls (Table 2) in </w:t>
      </w:r>
      <w:r w:rsidR="00811FB8">
        <w:t xml:space="preserve">that </w:t>
      </w:r>
      <w:r w:rsidR="00CD799A">
        <w:t>protected area.</w:t>
      </w:r>
    </w:p>
    <w:p w14:paraId="536120C9" w14:textId="42FA0633" w:rsidR="008728AC" w:rsidRDefault="00BA2305" w:rsidP="00E8787F">
      <w:pPr>
        <w:ind w:firstLine="720"/>
      </w:pPr>
      <w:r>
        <w:t>We recorded multiple v</w:t>
      </w:r>
      <w:r w:rsidRPr="00515424">
        <w:t xml:space="preserve">ocalizations </w:t>
      </w:r>
      <w:r>
        <w:t xml:space="preserve">for </w:t>
      </w:r>
      <w:r w:rsidRPr="00515424">
        <w:t>eight species</w:t>
      </w:r>
      <w:r>
        <w:t xml:space="preserve"> of owls: </w:t>
      </w:r>
      <w:r>
        <w:rPr>
          <w:iCs/>
        </w:rPr>
        <w:t>Barn Owl</w:t>
      </w:r>
      <w:r w:rsidRPr="00515424">
        <w:rPr>
          <w:i/>
        </w:rPr>
        <w:t xml:space="preserve">, </w:t>
      </w:r>
      <w:r w:rsidRPr="002B6067">
        <w:rPr>
          <w:iCs/>
        </w:rPr>
        <w:t>Whiskered Screech-</w:t>
      </w:r>
      <w:r>
        <w:rPr>
          <w:iCs/>
        </w:rPr>
        <w:t>O</w:t>
      </w:r>
      <w:r w:rsidRPr="002B6067">
        <w:rPr>
          <w:iCs/>
        </w:rPr>
        <w:t>wl</w:t>
      </w:r>
      <w:r w:rsidRPr="00515424">
        <w:rPr>
          <w:i/>
        </w:rPr>
        <w:t xml:space="preserve">, </w:t>
      </w:r>
      <w:r w:rsidRPr="002B6067">
        <w:rPr>
          <w:iCs/>
        </w:rPr>
        <w:t>Pacific Screech-</w:t>
      </w:r>
      <w:r>
        <w:rPr>
          <w:iCs/>
        </w:rPr>
        <w:t>O</w:t>
      </w:r>
      <w:r w:rsidRPr="002B6067">
        <w:rPr>
          <w:iCs/>
        </w:rPr>
        <w:t>wl</w:t>
      </w:r>
      <w:r w:rsidRPr="00515424">
        <w:rPr>
          <w:i/>
        </w:rPr>
        <w:t xml:space="preserve">, </w:t>
      </w:r>
      <w:r w:rsidRPr="002B6067">
        <w:rPr>
          <w:iCs/>
        </w:rPr>
        <w:t>Spectacled Owl</w:t>
      </w:r>
      <w:r>
        <w:rPr>
          <w:iCs/>
        </w:rPr>
        <w:t xml:space="preserve">, </w:t>
      </w:r>
      <w:r w:rsidRPr="002B6067">
        <w:rPr>
          <w:iCs/>
        </w:rPr>
        <w:t>Great Horned Owl</w:t>
      </w:r>
      <w:r w:rsidRPr="00515424">
        <w:rPr>
          <w:i/>
        </w:rPr>
        <w:t xml:space="preserve">, </w:t>
      </w:r>
      <w:r w:rsidRPr="002B6067">
        <w:rPr>
          <w:iCs/>
        </w:rPr>
        <w:t>Ferruginous Pygmy-</w:t>
      </w:r>
      <w:r>
        <w:rPr>
          <w:iCs/>
        </w:rPr>
        <w:t>O</w:t>
      </w:r>
      <w:r w:rsidRPr="002B6067">
        <w:rPr>
          <w:iCs/>
        </w:rPr>
        <w:t>wl</w:t>
      </w:r>
      <w:r w:rsidRPr="00515424">
        <w:rPr>
          <w:i/>
        </w:rPr>
        <w:t xml:space="preserve">, </w:t>
      </w:r>
      <w:r w:rsidRPr="002B6067">
        <w:rPr>
          <w:iCs/>
        </w:rPr>
        <w:t>Mottled Owl</w:t>
      </w:r>
      <w:r>
        <w:rPr>
          <w:iCs/>
        </w:rPr>
        <w:t xml:space="preserve">, and </w:t>
      </w:r>
      <w:r w:rsidRPr="002B6067">
        <w:rPr>
          <w:iCs/>
        </w:rPr>
        <w:t>Fulvous Owl</w:t>
      </w:r>
      <w:r w:rsidR="00F77B52">
        <w:rPr>
          <w:iCs/>
        </w:rPr>
        <w:t xml:space="preserve"> </w:t>
      </w:r>
      <w:r w:rsidR="00F77B52">
        <w:t>(Table 2)</w:t>
      </w:r>
      <w:r>
        <w:t xml:space="preserve">.  These recordings </w:t>
      </w:r>
      <w:r w:rsidR="00F77B52">
        <w:t>were used as a verifiable method of species identification and as locally recorded vocalizations for broadcasts</w:t>
      </w:r>
      <w:r w:rsidR="00C83A74">
        <w:t xml:space="preserve"> (as suggested by Gerhardt 1989)</w:t>
      </w:r>
      <w:r w:rsidR="00F77B52">
        <w:t xml:space="preserve">.   </w:t>
      </w:r>
      <w:r w:rsidR="00F542AB">
        <w:t>The most common Mottled Owl vocalization</w:t>
      </w:r>
      <w:r w:rsidR="00640703">
        <w:t>s</w:t>
      </w:r>
      <w:r w:rsidR="00F542AB">
        <w:t xml:space="preserve"> (uttered by both males and females) </w:t>
      </w:r>
      <w:r w:rsidR="007368FE">
        <w:t xml:space="preserve">we </w:t>
      </w:r>
      <w:r w:rsidR="00F542AB">
        <w:t xml:space="preserve">heard in the study areas </w:t>
      </w:r>
      <w:r w:rsidR="00640703">
        <w:t xml:space="preserve">were the territorial calls of two to three lower volume muffled secondary hoots followed by three separated primary hoots.  The variation of these hoots allowed </w:t>
      </w:r>
      <w:r w:rsidR="007368FE">
        <w:t xml:space="preserve">us to identify </w:t>
      </w:r>
      <w:r w:rsidR="00640703">
        <w:t>individual Mottled Owls.  We were able to identify between male and female territorial vocalizations because the female vocalizations were high</w:t>
      </w:r>
      <w:r w:rsidR="007368FE">
        <w:t>er</w:t>
      </w:r>
      <w:r w:rsidR="00640703">
        <w:t xml:space="preserve"> pitched than the male vocalizations.  The cat</w:t>
      </w:r>
      <w:r w:rsidR="007368FE">
        <w:t>-</w:t>
      </w:r>
      <w:r w:rsidR="00640703">
        <w:t>like yowl</w:t>
      </w:r>
      <w:r w:rsidR="007368FE">
        <w:t>s</w:t>
      </w:r>
      <w:r w:rsidR="00640703">
        <w:t xml:space="preserve"> given by </w:t>
      </w:r>
      <w:r w:rsidR="007368FE">
        <w:t>f</w:t>
      </w:r>
      <w:r w:rsidR="00640703">
        <w:t>emale</w:t>
      </w:r>
      <w:r w:rsidR="007368FE">
        <w:t>s</w:t>
      </w:r>
      <w:r w:rsidR="00640703">
        <w:t xml:space="preserve"> </w:t>
      </w:r>
      <w:r w:rsidR="007368FE">
        <w:t>(</w:t>
      </w:r>
      <w:r w:rsidR="00640703">
        <w:t>food solicitation call</w:t>
      </w:r>
      <w:r w:rsidR="007368FE">
        <w:t>s)</w:t>
      </w:r>
      <w:r w:rsidR="00640703">
        <w:t xml:space="preserve"> w</w:t>
      </w:r>
      <w:r w:rsidR="007368FE">
        <w:t>ere</w:t>
      </w:r>
      <w:r w:rsidR="00640703">
        <w:t xml:space="preserve"> also frequently heard.  </w:t>
      </w:r>
      <w:r w:rsidR="00BF3924">
        <w:t xml:space="preserve">The Mottled Owl vocalizations we heard support the descriptions of the vocalizations heard in Tikal NP, Guatemala (Gerhardt and Gerhardt 2012).  </w:t>
      </w:r>
    </w:p>
    <w:p w14:paraId="5033993C" w14:textId="77777777" w:rsidR="008728AC" w:rsidRDefault="006E7D87">
      <w:pPr>
        <w:pStyle w:val="Heading2"/>
      </w:pPr>
      <w:bookmarkStart w:id="452" w:name="single-species-occupancy-model-results"/>
      <w:r>
        <w:t>Single-species occupancy model results</w:t>
      </w:r>
      <w:bookmarkEnd w:id="452"/>
    </w:p>
    <w:p w14:paraId="668A60F2" w14:textId="70A69C25" w:rsidR="008728AC" w:rsidRDefault="006E7D87" w:rsidP="00E8787F">
      <w:pPr>
        <w:ind w:firstLine="720"/>
      </w:pPr>
      <w:r>
        <w:t>Mottled Owls, Spectacled Owls, and Ferruginous Pygmy-Owls had 5</w:t>
      </w:r>
      <w:r w:rsidR="0035057F">
        <w:t>30</w:t>
      </w:r>
      <w:r>
        <w:t>, 137, and 18</w:t>
      </w:r>
      <w:r w:rsidR="0035057F">
        <w:t>4</w:t>
      </w:r>
      <w:r>
        <w:t xml:space="preserve"> positive detections over the 11</w:t>
      </w:r>
      <w:r w:rsidR="009605E2">
        <w:t>-</w:t>
      </w:r>
      <w:r>
        <w:t xml:space="preserve">year period, respectively (Table 2). No other owl species had enough detections to analyze species-specific occupancy. Averaged across years, the probability of occupancy was somewhat higher for Mottled Owls than for Ferruginous Pygmy-Owls or Spectacled Owls in both routes of El </w:t>
      </w:r>
      <w:proofErr w:type="spellStart"/>
      <w:r>
        <w:t>Imposible</w:t>
      </w:r>
      <w:proofErr w:type="spellEnd"/>
      <w:r>
        <w:t xml:space="preserve"> and in M-2 route of Montecristo (Fig. 1). Occupancy probabilities were relatively high across all three species for both routes of </w:t>
      </w:r>
      <w:proofErr w:type="spellStart"/>
      <w:r>
        <w:t>Nancuchiname</w:t>
      </w:r>
      <w:proofErr w:type="spellEnd"/>
      <w:r>
        <w:t xml:space="preserve"> (Fig. 2). </w:t>
      </w:r>
      <w:r w:rsidR="009605E2">
        <w:t>T</w:t>
      </w:r>
      <w:r>
        <w:t xml:space="preserve">he probability of occupancy for Mottled Owls was relatively consistent </w:t>
      </w:r>
      <w:r>
        <w:lastRenderedPageBreak/>
        <w:t xml:space="preserve">across time in both El </w:t>
      </w:r>
      <w:proofErr w:type="spellStart"/>
      <w:r>
        <w:t>Imposible</w:t>
      </w:r>
      <w:proofErr w:type="spellEnd"/>
      <w:r>
        <w:t xml:space="preserve"> routes and in N-2 (Fig. 3), but it seemed to increase in the last approximately 6 years in M-2 and N-1 (Fig. 3). The probability of occupancy in M-1 seemed to have decreased through time for Mottled Owls (Fig. 3).</w:t>
      </w:r>
    </w:p>
    <w:p w14:paraId="65B60F0F" w14:textId="309F037C" w:rsidR="008728AC" w:rsidRDefault="006E7D87" w:rsidP="00E8787F">
      <w:pPr>
        <w:ind w:firstLine="720"/>
      </w:pPr>
      <w:r>
        <w:t xml:space="preserve">For routes EI-1, EI-2, and M-2, the probability of occupancy for Ferruginous Pygmy-Owls and Spectacled Owls stayed relatively low across time other than a higher probability of occupancy for Ferruginous Pygmy-Owl in EI-1 in the early years of the surveys (Fig. 3). The probability of occupancy for Ferruginous Pygmy-Owls was relatively high in both routes of </w:t>
      </w:r>
      <w:proofErr w:type="spellStart"/>
      <w:r>
        <w:t>Nancuchaname</w:t>
      </w:r>
      <w:proofErr w:type="spellEnd"/>
      <w:r>
        <w:t xml:space="preserve"> except in 2008 and 2009 (Fig. 3), and the probability of occupancy for the Spectacled Owl</w:t>
      </w:r>
      <w:r w:rsidR="009605E2">
        <w:t>s</w:t>
      </w:r>
      <w:r>
        <w:t xml:space="preserve"> fluctuated slightly from year to year in the </w:t>
      </w:r>
      <w:proofErr w:type="spellStart"/>
      <w:r>
        <w:t>Nancuchaname</w:t>
      </w:r>
      <w:proofErr w:type="spellEnd"/>
      <w:r>
        <w:t xml:space="preserve"> routes (Fig. 3).</w:t>
      </w:r>
    </w:p>
    <w:p w14:paraId="146CA8EA" w14:textId="2BFBA182" w:rsidR="008728AC" w:rsidRDefault="006E7D87">
      <w:pPr>
        <w:pStyle w:val="Heading2"/>
      </w:pPr>
      <w:bookmarkStart w:id="453" w:name="richness-model-results"/>
      <w:r>
        <w:t xml:space="preserve">Richness </w:t>
      </w:r>
      <w:del w:id="454" w:author="Archer, Althea A" w:date="2021-03-22T13:44:00Z">
        <w:r w:rsidDel="002069EC">
          <w:delText xml:space="preserve">model </w:delText>
        </w:r>
      </w:del>
      <w:ins w:id="455" w:author="Archer, Althea A" w:date="2021-03-22T13:44:00Z">
        <w:r w:rsidR="002069EC">
          <w:t>M</w:t>
        </w:r>
        <w:r w:rsidR="002069EC">
          <w:t xml:space="preserve">odel </w:t>
        </w:r>
      </w:ins>
      <w:del w:id="456" w:author="Archer, Althea A" w:date="2021-03-22T13:44:00Z">
        <w:r w:rsidDel="002069EC">
          <w:delText>results</w:delText>
        </w:r>
      </w:del>
      <w:bookmarkEnd w:id="453"/>
      <w:ins w:id="457" w:author="Archer, Althea A" w:date="2021-03-22T13:44:00Z">
        <w:r w:rsidR="002069EC">
          <w:t>R</w:t>
        </w:r>
        <w:r w:rsidR="002069EC">
          <w:t>esults</w:t>
        </w:r>
      </w:ins>
    </w:p>
    <w:p w14:paraId="2798D327" w14:textId="77777777" w:rsidR="008728AC" w:rsidRDefault="006E7D87" w:rsidP="00E8787F">
      <w:pPr>
        <w:ind w:firstLine="720"/>
      </w:pPr>
      <w:r>
        <w:t>Our estimates of each route’s community richness (</w:t>
      </w:r>
      <m:oMath>
        <m:sSub>
          <m:sSubPr>
            <m:ctrlPr>
              <w:rPr>
                <w:rFonts w:ascii="Cambria Math" w:hAnsi="Cambria Math"/>
              </w:rPr>
            </m:ctrlPr>
          </m:sSubPr>
          <m:e>
            <m:r>
              <m:rPr>
                <m:nor/>
              </m:rPr>
              <m:t>Richness</m:t>
            </m:r>
          </m:e>
          <m:sub>
            <m:r>
              <w:rPr>
                <w:rFonts w:ascii="Cambria Math" w:hAnsi="Cambria Math"/>
              </w:rPr>
              <m:t>h</m:t>
            </m:r>
          </m:sub>
        </m:sSub>
      </m:oMath>
      <w:r>
        <w:t>) and 90% credible intervals were 4 (4,4), 3 (3,3), 3 (3,4), 4 (4,5), 5 (5,5), and 5 (5,5) for EI-1, EI-2, M-1, M-2, N-1, and N-2, respectively. These median values were equivalent to the number of species detected in each route (Table 2), indicating that the probability of occupancy for undetected species was low and no additional species were predicted to be present in a route’s community, other than those that were detected.</w:t>
      </w:r>
    </w:p>
    <w:p w14:paraId="2CE95736" w14:textId="77777777" w:rsidR="008728AC" w:rsidRDefault="006E7D87" w:rsidP="00E8787F">
      <w:pPr>
        <w:ind w:firstLine="720"/>
      </w:pPr>
      <w:r>
        <w:t>When analyzed by year and route, median species richness (</w:t>
      </w:r>
      <m:oMath>
        <m:sSubSup>
          <m:sSubSupPr>
            <m:ctrlPr>
              <w:rPr>
                <w:rFonts w:ascii="Cambria Math" w:hAnsi="Cambria Math"/>
              </w:rPr>
            </m:ctrlPr>
          </m:sSubSupPr>
          <m:e>
            <m:r>
              <m:rPr>
                <m:nor/>
              </m:rPr>
              <m:t>Richness</m:t>
            </m:r>
          </m:e>
          <m:sub>
            <m:r>
              <w:rPr>
                <w:rFonts w:ascii="Cambria Math" w:hAnsi="Cambria Math"/>
              </w:rPr>
              <m:t>t,h</m:t>
            </m:r>
          </m:sub>
          <m:sup>
            <m:r>
              <w:rPr>
                <w:rFonts w:ascii="Cambria Math" w:hAnsi="Cambria Math"/>
              </w:rPr>
              <m:t>*</m:t>
            </m:r>
          </m:sup>
        </m:sSubSup>
      </m:oMath>
      <w:r>
        <w:t>) varied from 0 to 5 (Fig. 4). At most, the median species richness was one species higher than the number of species detected at any single route and year; however, the 90% credible intervals of richness added up to 4 new undetected species (e.g., in M-2 during 2004 where we detected zero species; Fig. 4).</w:t>
      </w:r>
    </w:p>
    <w:p w14:paraId="0EC37681" w14:textId="6D8914DE" w:rsidR="008728AC" w:rsidRDefault="006E7D87">
      <w:pPr>
        <w:pStyle w:val="Heading2"/>
      </w:pPr>
      <w:bookmarkStart w:id="458" w:name="detection-results"/>
      <w:r>
        <w:t xml:space="preserve">Detection </w:t>
      </w:r>
      <w:del w:id="459" w:author="Archer, Althea A" w:date="2021-03-22T13:44:00Z">
        <w:r w:rsidDel="002069EC">
          <w:delText>results</w:delText>
        </w:r>
      </w:del>
      <w:bookmarkEnd w:id="458"/>
      <w:ins w:id="460" w:author="Archer, Althea A" w:date="2021-03-22T13:44:00Z">
        <w:r w:rsidR="002069EC">
          <w:t>R</w:t>
        </w:r>
        <w:r w:rsidR="002069EC">
          <w:t>esults</w:t>
        </w:r>
      </w:ins>
    </w:p>
    <w:p w14:paraId="7BA5FC11" w14:textId="325B9EA3" w:rsidR="008728AC" w:rsidRDefault="006E7D87" w:rsidP="00E8787F">
      <w:pPr>
        <w:ind w:firstLine="720"/>
      </w:pPr>
      <w:r>
        <w:lastRenderedPageBreak/>
        <w:t xml:space="preserve">Including all detected species in one richness model increased the precision of the estimates of the effect of broadcast calls on detection probability (i.e., compare All Species with individual occupancy results in Fig. 5). When incorporating all owl species, broadcasting calls from Mottled Owls, Pacific Screech-Owls, Crested Owls, Black-and-white Owls, and Spectacled Owls increased detection probability; whereas broadcasting Great Horned Owl calls decreased detection </w:t>
      </w:r>
      <w:r w:rsidR="001D3A95">
        <w:t xml:space="preserve">probability </w:t>
      </w:r>
      <w:r>
        <w:t>(Fig. 5).</w:t>
      </w:r>
    </w:p>
    <w:p w14:paraId="71354D96" w14:textId="6CE05BEF" w:rsidR="003606EE" w:rsidRDefault="006E7D87" w:rsidP="00E8787F">
      <w:pPr>
        <w:ind w:firstLine="720"/>
      </w:pPr>
      <w:r>
        <w:t xml:space="preserve">The probability of detection when analyzed with single-species occupancy models varied little during the timeframe before </w:t>
      </w:r>
      <w:r w:rsidR="001D3A95">
        <w:t xml:space="preserve">vocalizations were </w:t>
      </w:r>
      <w:r>
        <w:t>broadcast</w:t>
      </w:r>
      <w:r w:rsidR="001D3A95">
        <w:t>ed</w:t>
      </w:r>
      <w:r>
        <w:t xml:space="preserve"> (Pre-broadcast); however, the probability of detecting owls after broadcast</w:t>
      </w:r>
      <w:r w:rsidR="001D3A95">
        <w:t>ing vocalizations</w:t>
      </w:r>
      <w:r>
        <w:t xml:space="preserve"> varied by call and </w:t>
      </w:r>
      <w:r w:rsidR="001D3A95">
        <w:t xml:space="preserve">among </w:t>
      </w:r>
      <w:r>
        <w:t xml:space="preserve">Mottled Owls, Ferruginous Pygmy-Owls, and Spectacled Owls (Fig. 5). The probability of detecting Mottled Owls increased after broadcasting Mottled Owl, Pacific Screech-Owl, Crested Owl, Black-and-white Owl, or Spectacled Owl </w:t>
      </w:r>
      <w:r w:rsidR="001D3A95">
        <w:t>vocalizations</w:t>
      </w:r>
      <w:r>
        <w:t xml:space="preserve">. The probability of detecting Ferruginous Pygmy-Owls increased after broadcasting Mottled Owl and Pacific </w:t>
      </w:r>
      <w:r w:rsidR="00CE4E71">
        <w:t>Screech-</w:t>
      </w:r>
      <w:r>
        <w:t xml:space="preserve">Owl </w:t>
      </w:r>
      <w:r w:rsidR="001D3A95">
        <w:t>vocalizations</w:t>
      </w:r>
      <w:r>
        <w:t xml:space="preserve">, and the probability of detecting Spectacled Owls increased after broadcasting Pacific Screech-Owl, Black-and-white Owl, and Spectacled Owl </w:t>
      </w:r>
      <w:r w:rsidR="001D3A95">
        <w:t xml:space="preserve">vocalizations </w:t>
      </w:r>
      <w:r>
        <w:t>(Fig. 5).</w:t>
      </w:r>
      <w:r w:rsidR="003606EE">
        <w:t xml:space="preserve">  </w:t>
      </w:r>
    </w:p>
    <w:p w14:paraId="29DE869D" w14:textId="77777777" w:rsidR="003606EE" w:rsidRDefault="003606EE" w:rsidP="00E8787F">
      <w:pPr>
        <w:ind w:firstLine="720"/>
      </w:pPr>
    </w:p>
    <w:p w14:paraId="5FD19679" w14:textId="025DFD2D" w:rsidR="008728AC" w:rsidRPr="00DA5D79" w:rsidRDefault="003606EE" w:rsidP="003606EE">
      <w:pPr>
        <w:rPr>
          <w:caps/>
          <w:rPrChange w:id="461" w:author="Archer, Althea A" w:date="2021-03-22T13:39:00Z">
            <w:rPr/>
          </w:rPrChange>
        </w:rPr>
      </w:pPr>
      <w:r w:rsidRPr="00DA5D79">
        <w:rPr>
          <w:caps/>
          <w:rPrChange w:id="462" w:author="Archer, Althea A" w:date="2021-03-22T13:39:00Z">
            <w:rPr/>
          </w:rPrChange>
        </w:rPr>
        <w:t>Discussion</w:t>
      </w:r>
    </w:p>
    <w:p w14:paraId="2AEAB026" w14:textId="0C6B4D48" w:rsidR="00513141" w:rsidRDefault="001D3A95" w:rsidP="00513141">
      <w:pPr>
        <w:ind w:firstLine="720"/>
      </w:pPr>
      <w:bookmarkStart w:id="463" w:name="acknowledgements"/>
      <w:r>
        <w:t>To assess</w:t>
      </w:r>
      <w:r w:rsidR="00513141">
        <w:t xml:space="preserve"> owl abundance, distribution, and population trends in El Salvador</w:t>
      </w:r>
      <w:r>
        <w:t>,</w:t>
      </w:r>
      <w:r w:rsidR="00513141">
        <w:t xml:space="preserve"> </w:t>
      </w:r>
      <w:r>
        <w:t>w</w:t>
      </w:r>
      <w:r w:rsidR="00513141">
        <w:t>e established survey routes within three protected natural areas in disparate ecological regions (alluvial plain, forested, cloud forests) and attempted to complete two surveys passes per route each year from 2003 through 2013. Our surveys were not always completed twice per year in each route because of issues with site access or poor weather, which decreases owl vocalizations and detection (</w:t>
      </w:r>
      <w:proofErr w:type="spellStart"/>
      <w:r w:rsidR="00513141">
        <w:t>Takats</w:t>
      </w:r>
      <w:proofErr w:type="spellEnd"/>
      <w:r w:rsidR="00513141">
        <w:t xml:space="preserve"> et al. 2001, Andersen 2007). Overall, our surveys yielded sufficient data to </w:t>
      </w:r>
      <w:r w:rsidR="00513141">
        <w:lastRenderedPageBreak/>
        <w:t>analyze occupancy patter</w:t>
      </w:r>
      <w:r w:rsidR="0023626C">
        <w:t>n</w:t>
      </w:r>
      <w:r w:rsidR="00513141">
        <w:t>s for three species of interest:  Mottled Owl, Ferruginous Pygmy-Owl, and Spectacled Owl.</w:t>
      </w:r>
    </w:p>
    <w:p w14:paraId="08746385" w14:textId="6E3C2E13" w:rsidR="00513141" w:rsidRDefault="00513141" w:rsidP="00513141">
      <w:pPr>
        <w:ind w:firstLine="720"/>
      </w:pPr>
      <w:r>
        <w:t xml:space="preserve">Mottled Owls were the most frequently detected owl during our surveys. Mottled Owls are the most common and widespread </w:t>
      </w:r>
      <w:r w:rsidR="0023626C">
        <w:t xml:space="preserve">large </w:t>
      </w:r>
      <w:r>
        <w:t xml:space="preserve">owl in </w:t>
      </w:r>
      <w:r w:rsidR="006623B0">
        <w:t>Central</w:t>
      </w:r>
      <w:r>
        <w:t xml:space="preserve"> America (Vallely and Dyer 2018), and they have been documented in a wide range of </w:t>
      </w:r>
      <w:r w:rsidR="001D3A95">
        <w:t xml:space="preserve">land-cover </w:t>
      </w:r>
      <w:r>
        <w:t>types and elevations in Mexico (</w:t>
      </w:r>
      <w:proofErr w:type="spellStart"/>
      <w:r>
        <w:t>Enríquez</w:t>
      </w:r>
      <w:proofErr w:type="spellEnd"/>
      <w:r>
        <w:t>-Rocha et al. 1993).</w:t>
      </w:r>
      <w:r w:rsidR="000A350B">
        <w:t xml:space="preserve">  </w:t>
      </w:r>
      <w:r w:rsidR="00A31117">
        <w:t xml:space="preserve">Dickey and van </w:t>
      </w:r>
      <w:proofErr w:type="spellStart"/>
      <w:r w:rsidR="00A31117">
        <w:t>Rossem</w:t>
      </w:r>
      <w:proofErr w:type="spellEnd"/>
      <w:r w:rsidR="00A31117">
        <w:t xml:space="preserve"> (1938) consider</w:t>
      </w:r>
      <w:r w:rsidR="00CD0313">
        <w:t>ed</w:t>
      </w:r>
      <w:r w:rsidR="00A31117">
        <w:t xml:space="preserve"> Mottled Owl</w:t>
      </w:r>
      <w:r w:rsidR="001D3A95">
        <w:t>s</w:t>
      </w:r>
      <w:r w:rsidR="00A31117">
        <w:t xml:space="preserve"> to be typically woods owl</w:t>
      </w:r>
      <w:r w:rsidR="001D3A95">
        <w:t>s</w:t>
      </w:r>
      <w:r w:rsidR="00A31117">
        <w:t xml:space="preserve"> and frequent, both day and night, the thickest parts of the forest. </w:t>
      </w:r>
      <w:r w:rsidR="000A350B">
        <w:t>T</w:t>
      </w:r>
      <w:r w:rsidR="006623B0">
        <w:t xml:space="preserve">he majority of Mottled Owls </w:t>
      </w:r>
      <w:r w:rsidR="001D3A95">
        <w:t xml:space="preserve">we observed </w:t>
      </w:r>
      <w:r w:rsidR="006623B0">
        <w:t xml:space="preserve">were observed </w:t>
      </w:r>
      <w:r w:rsidR="000A350B">
        <w:t xml:space="preserve">in primary forest and to a lesser degree in coffee plantations in the western portion of El </w:t>
      </w:r>
      <w:proofErr w:type="spellStart"/>
      <w:r w:rsidR="000A350B">
        <w:t>Imposible</w:t>
      </w:r>
      <w:proofErr w:type="spellEnd"/>
      <w:r w:rsidR="000A350B">
        <w:t xml:space="preserve"> NP in 1979-1981 (West 1988).  </w:t>
      </w:r>
      <w:r>
        <w:t xml:space="preserve">A recent study indicated that Mottled Owl populations in El Salvador have persisted despite habitat loss that has restricted the distribution of several other owl species (Pérez-Léon et al. 2017). In contrast, </w:t>
      </w:r>
      <w:proofErr w:type="spellStart"/>
      <w:r>
        <w:t>Enrı́quez</w:t>
      </w:r>
      <w:proofErr w:type="spellEnd"/>
      <w:r>
        <w:t xml:space="preserve"> and Rangel-Salazar (2001) </w:t>
      </w:r>
      <w:r w:rsidR="001D3A95">
        <w:t xml:space="preserve">reported </w:t>
      </w:r>
      <w:r>
        <w:t>that Mottled Owl populations in La Selva may have decreased during the past 30 years. Our results indicated that Mottled Owls are still relatively common at each of our study areas, although there seemed to be a downward trend in occupancy in M-2 that could warrant further monitoring.</w:t>
      </w:r>
    </w:p>
    <w:p w14:paraId="741AA441" w14:textId="1036762E" w:rsidR="00513141" w:rsidRDefault="00513141" w:rsidP="00513141">
      <w:pPr>
        <w:ind w:firstLine="720"/>
      </w:pPr>
      <w:r>
        <w:t xml:space="preserve">Ferruginous Pygmy-Owls were the second most-often detected owls in </w:t>
      </w:r>
      <w:r w:rsidR="001D3A95">
        <w:t xml:space="preserve">our </w:t>
      </w:r>
      <w:r>
        <w:t>study</w:t>
      </w:r>
      <w:r w:rsidR="00506664">
        <w:t xml:space="preserve"> and they vocalized more closer to sunset than later in the evening.</w:t>
      </w:r>
      <w:r>
        <w:t xml:space="preserve"> This species </w:t>
      </w:r>
      <w:r w:rsidR="001D3A95">
        <w:t xml:space="preserve">exhibited relatively </w:t>
      </w:r>
      <w:r>
        <w:t xml:space="preserve">low occupancy rates in El </w:t>
      </w:r>
      <w:proofErr w:type="spellStart"/>
      <w:r>
        <w:t>Imposible</w:t>
      </w:r>
      <w:proofErr w:type="spellEnd"/>
      <w:r>
        <w:t xml:space="preserve"> routes, other than in the first two years in EI-1. Ferruginous Pygmy-Owls tend to prefer open </w:t>
      </w:r>
      <w:r w:rsidR="001D3A95">
        <w:t xml:space="preserve">cover types </w:t>
      </w:r>
      <w:r>
        <w:t xml:space="preserve">with a lot of edge, such as the flooded </w:t>
      </w:r>
      <m:oMath>
        <m:r>
          <m:rPr>
            <m:nor/>
          </m:rPr>
          <m:t>igapó</m:t>
        </m:r>
      </m:oMath>
      <w:r>
        <w:t xml:space="preserve"> forests of Amazonia (Borges et al. 2004) and heterogenous forests in central Argentina (</w:t>
      </w:r>
      <w:proofErr w:type="spellStart"/>
      <w:r>
        <w:t>Campioni</w:t>
      </w:r>
      <w:proofErr w:type="spellEnd"/>
      <w:r>
        <w:t xml:space="preserve"> et al. 2013). Further</w:t>
      </w:r>
      <w:r w:rsidR="001D3A95">
        <w:t>more</w:t>
      </w:r>
      <w:r>
        <w:t xml:space="preserve">, the </w:t>
      </w:r>
      <w:r w:rsidR="001D3A95">
        <w:t>diet</w:t>
      </w:r>
      <w:r>
        <w:t xml:space="preserve"> of Ferruginous Pygmy-Owls varies based on forest density (</w:t>
      </w:r>
      <w:proofErr w:type="spellStart"/>
      <w:r>
        <w:t>Sarasola</w:t>
      </w:r>
      <w:proofErr w:type="spellEnd"/>
      <w:r>
        <w:t xml:space="preserve"> and </w:t>
      </w:r>
      <w:proofErr w:type="spellStart"/>
      <w:r>
        <w:t>Santillán</w:t>
      </w:r>
      <w:proofErr w:type="spellEnd"/>
      <w:r>
        <w:t xml:space="preserve"> 2014). Lower elevation areas of </w:t>
      </w:r>
      <w:r w:rsidR="00CD0313">
        <w:t xml:space="preserve">the western portion of </w:t>
      </w:r>
      <w:r>
        <w:t xml:space="preserve">El </w:t>
      </w:r>
      <w:proofErr w:type="spellStart"/>
      <w:r>
        <w:t>Imposible</w:t>
      </w:r>
      <w:proofErr w:type="spellEnd"/>
      <w:r>
        <w:t xml:space="preserve"> </w:t>
      </w:r>
      <w:r w:rsidR="00CD0313">
        <w:t xml:space="preserve">NP </w:t>
      </w:r>
      <w:r>
        <w:t xml:space="preserve">were grazed and dotted with houses in the </w:t>
      </w:r>
      <w:r w:rsidR="00CD0313">
        <w:t>early</w:t>
      </w:r>
      <w:r>
        <w:t xml:space="preserve"> 1980s, and this mixed agrarian landscape may </w:t>
      </w:r>
      <w:r>
        <w:lastRenderedPageBreak/>
        <w:t xml:space="preserve">have provided suitable </w:t>
      </w:r>
      <w:r w:rsidR="001D3A95">
        <w:t xml:space="preserve">forest </w:t>
      </w:r>
      <w:r w:rsidR="00CD0313">
        <w:t>edge</w:t>
      </w:r>
      <w:r w:rsidR="001D3A95">
        <w:t>,</w:t>
      </w:r>
      <w:r w:rsidR="00CD0313">
        <w:t xml:space="preserve"> </w:t>
      </w:r>
      <w:r>
        <w:t xml:space="preserve">which has </w:t>
      </w:r>
      <w:r w:rsidR="00CD0313">
        <w:t xml:space="preserve">decreased </w:t>
      </w:r>
      <w:r w:rsidR="001D3A95">
        <w:t>resulting from</w:t>
      </w:r>
      <w:r w:rsidR="00506664">
        <w:t xml:space="preserve"> vegetation changes and the 1997 </w:t>
      </w:r>
      <w:r>
        <w:t xml:space="preserve">reforestation. It is possible that Ferruginous Pygmy-Owls are responding to a decrease in </w:t>
      </w:r>
      <w:r w:rsidR="001D386F">
        <w:t xml:space="preserve">forest </w:t>
      </w:r>
      <w:r>
        <w:t>edge within El Salvador, and we recommend further surveys to determine the risk to Ferruginous Pygmy-Owls in response to vegetation management. Poaching may also be a risk for these owls: of eight species of owls confiscated from local markets in 1995 to 2008, the most frequent were Mottled Owls and Ferruginous Pygmy-Owls (Pérez-Léon et al. 2017).</w:t>
      </w:r>
    </w:p>
    <w:p w14:paraId="3D1C41A2" w14:textId="30C87209" w:rsidR="00513141" w:rsidRDefault="00513141" w:rsidP="00513141">
      <w:pPr>
        <w:ind w:firstLine="720"/>
      </w:pPr>
      <w:r>
        <w:t xml:space="preserve">Spectacled Owls followed similar occupancy patterns to </w:t>
      </w:r>
      <w:r w:rsidR="00F8354B">
        <w:t xml:space="preserve">those </w:t>
      </w:r>
      <w:r>
        <w:t xml:space="preserve">of Ferruginous Pygmy-Owls, with highest occupancy in the alluvial </w:t>
      </w:r>
      <w:proofErr w:type="spellStart"/>
      <w:r>
        <w:t>Nancuchiname</w:t>
      </w:r>
      <w:proofErr w:type="spellEnd"/>
      <w:r>
        <w:t xml:space="preserve"> Forest. Spectacled Owls can be found in a range of </w:t>
      </w:r>
      <w:r w:rsidR="00F8354B">
        <w:t xml:space="preserve">forest types and land uses, </w:t>
      </w:r>
      <w:r>
        <w:t xml:space="preserve">including coffee plantations and urban parks (Marín-Gómez et al. 2017), and they tend to prefer lowland </w:t>
      </w:r>
      <w:r w:rsidR="00F8354B">
        <w:t xml:space="preserve">forests </w:t>
      </w:r>
      <w:r>
        <w:t>below 1</w:t>
      </w:r>
      <w:r w:rsidR="00F8354B">
        <w:t>,</w:t>
      </w:r>
      <w:r>
        <w:t xml:space="preserve">000 m </w:t>
      </w:r>
      <w:proofErr w:type="spellStart"/>
      <w:r>
        <w:t>a.s.l</w:t>
      </w:r>
      <w:proofErr w:type="spellEnd"/>
      <w:r>
        <w:t>. (</w:t>
      </w:r>
      <w:proofErr w:type="spellStart"/>
      <w:r>
        <w:t>Enríquez</w:t>
      </w:r>
      <w:proofErr w:type="spellEnd"/>
      <w:r>
        <w:t xml:space="preserve">-Rocha et al. 1993, </w:t>
      </w:r>
      <w:proofErr w:type="spellStart"/>
      <w:r>
        <w:t>Orihuela</w:t>
      </w:r>
      <w:proofErr w:type="spellEnd"/>
      <w:r>
        <w:t xml:space="preserve">-Torres et al. 2018). </w:t>
      </w:r>
      <w:r w:rsidR="0023626C">
        <w:t xml:space="preserve">In 1979-1981 in the western portion of El </w:t>
      </w:r>
      <w:proofErr w:type="spellStart"/>
      <w:r w:rsidR="0023626C">
        <w:t>Imposible</w:t>
      </w:r>
      <w:proofErr w:type="spellEnd"/>
      <w:r w:rsidR="0023626C">
        <w:t xml:space="preserve"> NP, Spectacled Owls were observed in lower elevations of primary forest near El </w:t>
      </w:r>
      <w:proofErr w:type="spellStart"/>
      <w:r w:rsidR="0023626C">
        <w:t>Imposible</w:t>
      </w:r>
      <w:proofErr w:type="spellEnd"/>
      <w:r w:rsidR="0023626C">
        <w:t xml:space="preserve"> River and its small tributaries (West 1988). </w:t>
      </w:r>
      <w:r>
        <w:t xml:space="preserve">Spectacled owls were detected in each of the routes located at low to moderate elevation; however, we also detected Spectacled Owls in Montecristo National Park, </w:t>
      </w:r>
      <w:r w:rsidR="0023626C">
        <w:t>in a valley below transect</w:t>
      </w:r>
      <w:r>
        <w:t xml:space="preserve"> M-2 (1</w:t>
      </w:r>
      <w:r w:rsidR="00F8354B">
        <w:t>,</w:t>
      </w:r>
      <w:r>
        <w:t xml:space="preserve">755 m </w:t>
      </w:r>
      <w:proofErr w:type="spellStart"/>
      <w:r>
        <w:t>a.s.l</w:t>
      </w:r>
      <w:proofErr w:type="spellEnd"/>
      <w:r>
        <w:t>.), which is potentially near the maximum of their elevation tolerance range. Spectacled Owls have been reported to prefer mammalian prey over reptil</w:t>
      </w:r>
      <w:r w:rsidR="00F8354B">
        <w:t>es</w:t>
      </w:r>
      <w:r>
        <w:t xml:space="preserve"> or arthropods (</w:t>
      </w:r>
      <w:proofErr w:type="spellStart"/>
      <w:r>
        <w:t>Orihuela</w:t>
      </w:r>
      <w:proofErr w:type="spellEnd"/>
      <w:r>
        <w:t>-Torres et al. 2018) and preferentially hunt near fallen logs where small mammals often seek refuge (</w:t>
      </w:r>
      <w:proofErr w:type="spellStart"/>
      <w:r>
        <w:t>Esclarski</w:t>
      </w:r>
      <w:proofErr w:type="spellEnd"/>
      <w:r>
        <w:t xml:space="preserve"> and Cintra 2014), but we were unable to test for micro-habitat occupancy in our study. Further </w:t>
      </w:r>
      <w:r w:rsidR="00F8354B">
        <w:t>assessment of</w:t>
      </w:r>
      <w:r>
        <w:t xml:space="preserve"> Spectacled Owl habitat selection </w:t>
      </w:r>
      <w:r w:rsidR="00F8354B">
        <w:t>would provide</w:t>
      </w:r>
      <w:r>
        <w:t xml:space="preserve"> better understand </w:t>
      </w:r>
      <w:r w:rsidR="00F8354B">
        <w:t xml:space="preserve">of </w:t>
      </w:r>
      <w:r>
        <w:t>their ecology and distribution in the Neotropics, and specifically, El Salvador.</w:t>
      </w:r>
    </w:p>
    <w:p w14:paraId="000EAC9C" w14:textId="6B7499B7" w:rsidR="00513141" w:rsidRDefault="00513141" w:rsidP="00513141">
      <w:pPr>
        <w:ind w:firstLine="720"/>
      </w:pPr>
      <w:proofErr w:type="spellStart"/>
      <w:r>
        <w:t>Nancuchiname</w:t>
      </w:r>
      <w:proofErr w:type="spellEnd"/>
      <w:r>
        <w:t xml:space="preserve"> Forest was the richest in </w:t>
      </w:r>
      <w:r w:rsidR="00A03E75">
        <w:t xml:space="preserve">owl </w:t>
      </w:r>
      <w:r>
        <w:t xml:space="preserve">diversity of </w:t>
      </w:r>
      <w:r w:rsidR="00F8354B">
        <w:t xml:space="preserve">the </w:t>
      </w:r>
      <w:r>
        <w:t>three protected areas</w:t>
      </w:r>
      <w:r w:rsidR="00F8354B">
        <w:t xml:space="preserve"> we included in our study</w:t>
      </w:r>
      <w:r>
        <w:t xml:space="preserve">; however, many of the </w:t>
      </w:r>
      <w:r w:rsidR="00F8354B">
        <w:t xml:space="preserve">owl species recognized as </w:t>
      </w:r>
      <w:r>
        <w:t>habitat specialist</w:t>
      </w:r>
      <w:r w:rsidR="00F8354B">
        <w:t>s</w:t>
      </w:r>
      <w:r>
        <w:t xml:space="preserve"> were </w:t>
      </w:r>
      <w:r>
        <w:lastRenderedPageBreak/>
        <w:t xml:space="preserve">only detected in Montecristo NP (e.g., Whiskered </w:t>
      </w:r>
      <w:r w:rsidR="00A03E75">
        <w:t>Screech-</w:t>
      </w:r>
      <w:r>
        <w:t>Owl, Great Horned Owl, Fulvous Owl, and c.f. Stygian Owl). Fulvous Owl</w:t>
      </w:r>
      <w:r w:rsidR="00F8354B">
        <w:t>s</w:t>
      </w:r>
      <w:r>
        <w:t xml:space="preserve"> </w:t>
      </w:r>
      <w:r w:rsidR="00F8354B">
        <w:t xml:space="preserve">are </w:t>
      </w:r>
      <w:r>
        <w:t>one of El Salvador’s 18 endemic bird species (</w:t>
      </w:r>
      <w:proofErr w:type="spellStart"/>
      <w:r>
        <w:t>Komar</w:t>
      </w:r>
      <w:proofErr w:type="spellEnd"/>
      <w:r>
        <w:t xml:space="preserve"> 2002), and </w:t>
      </w:r>
      <w:r w:rsidR="00F8354B">
        <w:t>were</w:t>
      </w:r>
      <w:r>
        <w:t xml:space="preserve"> detected numerous times in the cloud forest of Montecristo NP (M-1). A Fulvous Owl has also been recently photographed in Montecristo NP (Gonzalez et al. 2017).</w:t>
      </w:r>
    </w:p>
    <w:p w14:paraId="4E009E75" w14:textId="207B6AFA" w:rsidR="00513141" w:rsidRDefault="00513141" w:rsidP="00513141">
      <w:pPr>
        <w:ind w:firstLine="720"/>
      </w:pPr>
      <w:r>
        <w:t>Stygian Owl</w:t>
      </w:r>
      <w:r w:rsidR="00F8354B">
        <w:t>s</w:t>
      </w:r>
      <w:r>
        <w:t>, which often inhabit dense cloud forests</w:t>
      </w:r>
      <w:r w:rsidR="00A03E75">
        <w:t xml:space="preserve"> (from 1</w:t>
      </w:r>
      <w:r w:rsidR="00F8354B">
        <w:t>,</w:t>
      </w:r>
      <w:r w:rsidR="00A03E75">
        <w:t>500-3</w:t>
      </w:r>
      <w:r w:rsidR="00F8354B">
        <w:t>,</w:t>
      </w:r>
      <w:r w:rsidR="00A03E75">
        <w:t>000 m elevation)</w:t>
      </w:r>
      <w:r>
        <w:t xml:space="preserve"> (</w:t>
      </w:r>
      <w:proofErr w:type="spellStart"/>
      <w:r>
        <w:t>Enríquez</w:t>
      </w:r>
      <w:proofErr w:type="spellEnd"/>
      <w:r>
        <w:t xml:space="preserve">-Rocha et al. 1993), were listed as an owl species expected to reside in El Salvador (Pérez-Léon et al. 2017) but have been previously undetected in the country. On 26 March 2002, after listening to recordings and viewing photographs, the Montecristo NP guards </w:t>
      </w:r>
      <w:r w:rsidR="00F8354B">
        <w:t xml:space="preserve">indicated </w:t>
      </w:r>
      <w:r>
        <w:t>that they thought c.f. Stygian owl</w:t>
      </w:r>
      <w:r w:rsidR="00A03E75">
        <w:t>s</w:t>
      </w:r>
      <w:r>
        <w:t xml:space="preserve"> w</w:t>
      </w:r>
      <w:r w:rsidR="00A03E75">
        <w:t>ere</w:t>
      </w:r>
      <w:r>
        <w:t xml:space="preserve"> present in the park (personal communication). </w:t>
      </w:r>
      <w:r w:rsidR="00F8354B">
        <w:t xml:space="preserve">Although </w:t>
      </w:r>
      <w:r>
        <w:t>there was only one c.f. Stygian Owl detected on our survey routes</w:t>
      </w:r>
      <w:r w:rsidR="00A03E75">
        <w:t xml:space="preserve"> (on 21 March 2005)</w:t>
      </w:r>
      <w:r>
        <w:t>, we also hear</w:t>
      </w:r>
      <w:r w:rsidR="00F8354B">
        <w:t>d</w:t>
      </w:r>
      <w:r>
        <w:t xml:space="preserve"> a c.f. Stygian Owl </w:t>
      </w:r>
      <w:r w:rsidR="00A03E75">
        <w:t xml:space="preserve">twice on M-2 between different </w:t>
      </w:r>
      <w:r w:rsidR="00F8354B">
        <w:t xml:space="preserve">survey </w:t>
      </w:r>
      <w:r w:rsidR="00A03E75">
        <w:t>points on 20 March 2005</w:t>
      </w:r>
      <w:r w:rsidR="000B43DF">
        <w:t xml:space="preserve"> </w:t>
      </w:r>
      <w:r>
        <w:t xml:space="preserve">and once between </w:t>
      </w:r>
      <w:r w:rsidR="000B43DF">
        <w:t xml:space="preserve">M-2 </w:t>
      </w:r>
      <w:r w:rsidR="00F8354B">
        <w:t xml:space="preserve">survey </w:t>
      </w:r>
      <w:r w:rsidR="000B43DF">
        <w:t xml:space="preserve">points on 25 April </w:t>
      </w:r>
      <w:r>
        <w:t xml:space="preserve">2007. We did not record any of these vocalizations by c.f. Stygian Owls, and detections that occurred between stations or away from survey routes were not included in our </w:t>
      </w:r>
      <w:r w:rsidR="00F8354B">
        <w:t>analyses</w:t>
      </w:r>
      <w:r>
        <w:t xml:space="preserve">. So, while we are confident that c.f. Stygian Owls are present in Montecristo NP, we believe that further documentation of the species </w:t>
      </w:r>
      <w:r w:rsidR="00F8354B">
        <w:t>is necessary to understand its distribution and abundance</w:t>
      </w:r>
      <w:r>
        <w:t xml:space="preserve"> in El Salvador.</w:t>
      </w:r>
    </w:p>
    <w:p w14:paraId="08CBDAC8" w14:textId="59835218" w:rsidR="00513141" w:rsidRDefault="00513141" w:rsidP="00513141">
      <w:pPr>
        <w:ind w:firstLine="720"/>
      </w:pPr>
      <w:r>
        <w:t xml:space="preserve">During 1979-1981, in the western portion of El </w:t>
      </w:r>
      <w:proofErr w:type="spellStart"/>
      <w:r>
        <w:t>Imposible</w:t>
      </w:r>
      <w:proofErr w:type="spellEnd"/>
      <w:r>
        <w:t xml:space="preserve"> NP, </w:t>
      </w:r>
      <w:r w:rsidR="004A1F9A">
        <w:t xml:space="preserve">West (1988) observed </w:t>
      </w:r>
      <w:r w:rsidR="0077711A">
        <w:t>six species of owls</w:t>
      </w:r>
      <w:r>
        <w:t xml:space="preserve">, including two that were not detected during this study (Barn Owls and Black-and-white Owls). </w:t>
      </w:r>
      <w:r w:rsidR="00D93E1B">
        <w:t xml:space="preserve"> </w:t>
      </w:r>
      <w:r w:rsidR="0077711A">
        <w:t xml:space="preserve">In 2002, </w:t>
      </w:r>
      <w:r>
        <w:t xml:space="preserve">Barn Owls </w:t>
      </w:r>
      <w:r w:rsidR="0077711A">
        <w:t>were</w:t>
      </w:r>
      <w:r>
        <w:t xml:space="preserve"> detected in a cave of Loma de </w:t>
      </w:r>
      <w:proofErr w:type="spellStart"/>
      <w:r>
        <w:t>Paja</w:t>
      </w:r>
      <w:proofErr w:type="spellEnd"/>
      <w:r>
        <w:t xml:space="preserve"> Mountain, which </w:t>
      </w:r>
      <w:r w:rsidR="00D93E1B">
        <w:t xml:space="preserve">is the other side of the ridge from </w:t>
      </w:r>
      <w:r>
        <w:t xml:space="preserve">this study’s El </w:t>
      </w:r>
      <w:proofErr w:type="spellStart"/>
      <w:r>
        <w:t>Imposible</w:t>
      </w:r>
      <w:proofErr w:type="spellEnd"/>
      <w:r>
        <w:t xml:space="preserve"> routes (V</w:t>
      </w:r>
      <w:r w:rsidR="00D93E1B">
        <w:t>.</w:t>
      </w:r>
      <w:r>
        <w:t xml:space="preserve"> Campos Aguirre pers</w:t>
      </w:r>
      <w:r w:rsidR="00D93E1B">
        <w:t>.</w:t>
      </w:r>
      <w:r>
        <w:t xml:space="preserve"> comm</w:t>
      </w:r>
      <w:r w:rsidR="00D93E1B">
        <w:t>.)</w:t>
      </w:r>
      <w:r>
        <w:t>.</w:t>
      </w:r>
      <w:r w:rsidR="00D93E1B">
        <w:t xml:space="preserve"> </w:t>
      </w:r>
      <w:r>
        <w:t xml:space="preserve"> V</w:t>
      </w:r>
      <w:r w:rsidR="00D93E1B">
        <w:t>.</w:t>
      </w:r>
      <w:r>
        <w:t xml:space="preserve"> Campos Aguirre also </w:t>
      </w:r>
      <w:r w:rsidR="004A1F9A">
        <w:t xml:space="preserve">indicated that </w:t>
      </w:r>
      <w:r w:rsidR="0077711A">
        <w:t>in 2002</w:t>
      </w:r>
      <w:r w:rsidR="004A1F9A">
        <w:t>,</w:t>
      </w:r>
      <w:r w:rsidR="0077711A">
        <w:t xml:space="preserve"> </w:t>
      </w:r>
      <w:r>
        <w:t xml:space="preserve">Black-and-white Owls were observed in two areas of the </w:t>
      </w:r>
      <w:proofErr w:type="spellStart"/>
      <w:r>
        <w:t>Mistepe</w:t>
      </w:r>
      <w:proofErr w:type="spellEnd"/>
      <w:r>
        <w:t xml:space="preserve"> River Valley.</w:t>
      </w:r>
      <w:r w:rsidR="00D93E1B">
        <w:t xml:space="preserve"> </w:t>
      </w:r>
      <w:r>
        <w:t xml:space="preserve"> It is likely, then, that these two owl</w:t>
      </w:r>
      <w:r w:rsidR="00D93E1B">
        <w:t xml:space="preserve"> species</w:t>
      </w:r>
      <w:r>
        <w:t xml:space="preserve"> still occur in El </w:t>
      </w:r>
      <w:proofErr w:type="spellStart"/>
      <w:r>
        <w:t>Imposible</w:t>
      </w:r>
      <w:proofErr w:type="spellEnd"/>
      <w:r>
        <w:t>, though we did not detect them</w:t>
      </w:r>
      <w:r w:rsidR="004A1F9A">
        <w:t xml:space="preserve"> during our surveys</w:t>
      </w:r>
      <w:r>
        <w:t>.</w:t>
      </w:r>
    </w:p>
    <w:p w14:paraId="0F94D777" w14:textId="4F88CCA7" w:rsidR="00513141" w:rsidRDefault="00513141" w:rsidP="00513141">
      <w:pPr>
        <w:ind w:firstLine="720"/>
      </w:pPr>
      <w:r>
        <w:lastRenderedPageBreak/>
        <w:t xml:space="preserve">Like many owl species, </w:t>
      </w:r>
      <w:r w:rsidR="003F0B37">
        <w:t>N</w:t>
      </w:r>
      <w:r>
        <w:t xml:space="preserve">eotropical owls are difficult to </w:t>
      </w:r>
      <w:r w:rsidR="003F0B37">
        <w:t>survey</w:t>
      </w:r>
      <w:r>
        <w:t xml:space="preserve"> due to their cryptic nature and nocturnal habits. Positive visual identifications are relatively rare, and many owl surveys rely on aural detections. Distinguishing individuals by non-invasive means, such as vocal traits, is also preferable when species are rare, sensitive to handling, elusive, or when other techniques are unfeasible (Terry et al. 2005). Owls vocalize to communicate with the same species, to threaten or provoke other species, and to delimit territory (</w:t>
      </w:r>
      <w:proofErr w:type="spellStart"/>
      <w:r>
        <w:t>Johnsgard</w:t>
      </w:r>
      <w:proofErr w:type="spellEnd"/>
      <w:r>
        <w:t xml:space="preserve"> </w:t>
      </w:r>
      <w:r w:rsidR="008E41C0">
        <w:t>2002</w:t>
      </w:r>
      <w:r>
        <w:t>). Our surveys involved periods of passive listening followed by broadcast</w:t>
      </w:r>
      <w:r w:rsidR="003F0B37">
        <w:t>ing</w:t>
      </w:r>
      <w:r>
        <w:t xml:space="preserve"> </w:t>
      </w:r>
      <w:r w:rsidR="003F0B37">
        <w:t xml:space="preserve">vocalizations </w:t>
      </w:r>
      <w:r>
        <w:t>designed to trigger vocalization</w:t>
      </w:r>
      <w:r w:rsidR="003F0B37">
        <w:t xml:space="preserve"> from owls as a means of increasing the probability of detection</w:t>
      </w:r>
      <w:r>
        <w:t xml:space="preserve">. Overall, the probability of detection </w:t>
      </w:r>
      <w:ins w:id="464" w:author="Archer, Althea A" w:date="2021-03-22T13:52:00Z">
        <w:r w:rsidR="003A60C3">
          <w:t xml:space="preserve">was </w:t>
        </w:r>
      </w:ins>
      <w:del w:id="465" w:author="Archer, Althea A" w:date="2021-03-22T13:51:00Z">
        <w:r w:rsidDel="003A60C3">
          <w:delText xml:space="preserve">was fairly low for all species (median </w:delText>
        </w:r>
        <w:commentRangeStart w:id="466"/>
        <w:r w:rsidDel="003A60C3">
          <w:delText xml:space="preserve">values </w:delText>
        </w:r>
      </w:del>
      <m:oMath>
        <m:r>
          <w:del w:id="467" w:author="Archer, Althea A" w:date="2021-03-22T13:51:00Z">
            <w:rPr>
              <w:rFonts w:ascii="Cambria Math" w:hAnsi="Cambria Math"/>
            </w:rPr>
            <m:t>≤0.50</m:t>
          </w:del>
        </m:r>
        <w:commentRangeEnd w:id="466"/>
        <m:r>
          <w:del w:id="468" w:author="Archer, Althea A" w:date="2021-03-22T13:51:00Z">
            <m:rPr>
              <m:sty m:val="p"/>
            </m:rPr>
            <w:rPr>
              <w:rStyle w:val="CommentReference"/>
            </w:rPr>
            <w:commentReference w:id="466"/>
          </w:del>
        </m:r>
      </m:oMath>
      <w:del w:id="469" w:author="Archer, Althea A" w:date="2021-03-22T13:51:00Z">
        <w:r w:rsidDel="003A60C3">
          <w:delText xml:space="preserve">) and was generally </w:delText>
        </w:r>
      </w:del>
      <w:r>
        <w:t>lower during passive listening periods pre-broadcast. Owls are sensitive to interactions with other owls (</w:t>
      </w:r>
      <w:proofErr w:type="spellStart"/>
      <w:r>
        <w:t>Enrı́quez</w:t>
      </w:r>
      <w:proofErr w:type="spellEnd"/>
      <w:r>
        <w:t xml:space="preserve"> and </w:t>
      </w:r>
      <w:r w:rsidR="009E5519">
        <w:t>Rangel-</w:t>
      </w:r>
      <w:r>
        <w:t xml:space="preserve">Salazar 1997, </w:t>
      </w:r>
      <w:proofErr w:type="spellStart"/>
      <w:r>
        <w:t>Baumgardt</w:t>
      </w:r>
      <w:proofErr w:type="spellEnd"/>
      <w:r>
        <w:t xml:space="preserve"> et al. 2019) and may change their response to broadcast</w:t>
      </w:r>
      <w:r w:rsidR="00912049">
        <w:t>ed</w:t>
      </w:r>
      <w:r>
        <w:t xml:space="preserve"> calls depending on their life stage (e.g., nesting versus courtship</w:t>
      </w:r>
      <w:r w:rsidR="00912049">
        <w:t xml:space="preserve">; </w:t>
      </w:r>
      <w:r>
        <w:t xml:space="preserve">Flesch and </w:t>
      </w:r>
      <w:proofErr w:type="spellStart"/>
      <w:r>
        <w:t>Steidl</w:t>
      </w:r>
      <w:proofErr w:type="spellEnd"/>
      <w:r>
        <w:t xml:space="preserve"> 2007). We found that specific owl vocalizations affected responsiveness and detection probability for multiple species within our study system, and we recommend that future studies targeting </w:t>
      </w:r>
      <w:r w:rsidR="00912049">
        <w:t>N</w:t>
      </w:r>
      <w:r>
        <w:t>eotropical owls take this into account.</w:t>
      </w:r>
      <w:r w:rsidDel="00DD2385">
        <w:t xml:space="preserve"> </w:t>
      </w:r>
    </w:p>
    <w:p w14:paraId="5C1ABB88" w14:textId="020E802C" w:rsidR="00513141" w:rsidRDefault="00513141" w:rsidP="00513141">
      <w:pPr>
        <w:ind w:firstLine="720"/>
      </w:pPr>
      <w:r>
        <w:t>Globally, an estimated 75% of the nearly 250 species of owls are associated with dense and undisturbed forests (</w:t>
      </w:r>
      <w:proofErr w:type="spellStart"/>
      <w:r>
        <w:t>Mikkola</w:t>
      </w:r>
      <w:proofErr w:type="spellEnd"/>
      <w:r>
        <w:t xml:space="preserve"> 2012). Pérez-Léon et al. (2017) </w:t>
      </w:r>
      <w:r w:rsidR="00912049">
        <w:t xml:space="preserve">reported </w:t>
      </w:r>
      <w:r>
        <w:t xml:space="preserve">that within El Salvador, natural ecosystems such as cloud forest, deciduous, riparian, and pine-oak forests had the most diverse owl populations, and we calculated richness to be from 3 to 5 species across the protected areas of our study, which were all relatively intact natural areas. Our results highlight the importance of maintaining protected areas </w:t>
      </w:r>
      <w:r w:rsidR="00912049">
        <w:t xml:space="preserve">in </w:t>
      </w:r>
      <w:r>
        <w:t xml:space="preserve">El Salvador and demonstrate the importance of maintaining natural forested areas and diverse </w:t>
      </w:r>
      <w:r w:rsidR="00912049">
        <w:t xml:space="preserve">land-cover </w:t>
      </w:r>
      <w:r>
        <w:t xml:space="preserve">heterogeneity in a country under considerable pressures. </w:t>
      </w:r>
    </w:p>
    <w:p w14:paraId="39CC10DC" w14:textId="0157B7C2" w:rsidR="008728AC" w:rsidRDefault="006E7D87">
      <w:pPr>
        <w:pStyle w:val="Heading1"/>
      </w:pPr>
      <w:r>
        <w:t>ACKNOWLEDGMENTS</w:t>
      </w:r>
      <w:bookmarkEnd w:id="463"/>
    </w:p>
    <w:p w14:paraId="64AFA1FC" w14:textId="1D31418E" w:rsidR="008728AC" w:rsidRDefault="006E7D87">
      <w:r>
        <w:lastRenderedPageBreak/>
        <w:t xml:space="preserve">Thank you to the </w:t>
      </w:r>
      <w:proofErr w:type="spellStart"/>
      <w:r>
        <w:t>Ministerio</w:t>
      </w:r>
      <w:proofErr w:type="spellEnd"/>
      <w:r>
        <w:t xml:space="preserve"> de Medio </w:t>
      </w:r>
      <w:proofErr w:type="spellStart"/>
      <w:r>
        <w:t>Ambiente</w:t>
      </w:r>
      <w:proofErr w:type="spellEnd"/>
      <w:r>
        <w:t xml:space="preserve"> y </w:t>
      </w:r>
      <w:proofErr w:type="spellStart"/>
      <w:r>
        <w:t>Recursos</w:t>
      </w:r>
      <w:proofErr w:type="spellEnd"/>
      <w:r>
        <w:t xml:space="preserve"> Naturales (MARN) for their authorization to conduct scientific research in El Salvador’s protected natural areas (permits were obtained annually starting in 2002: AIMA MARN-DGPN 006-2002 and ending in 2013: MARN AIMA-005-2013). </w:t>
      </w:r>
      <w:r w:rsidR="0068416F">
        <w:t xml:space="preserve">All research reported here was carried out in compliance with the relevant laws, guidelines, and permits of </w:t>
      </w:r>
      <w:r w:rsidR="00912049">
        <w:t>El Salvador</w:t>
      </w:r>
      <w:r w:rsidR="0068416F">
        <w:t xml:space="preserve">.  </w:t>
      </w:r>
      <w:r>
        <w:t xml:space="preserve">Thank you to: MARN and </w:t>
      </w:r>
      <w:proofErr w:type="spellStart"/>
      <w:r>
        <w:t>SalvaN</w:t>
      </w:r>
      <w:r w:rsidR="00E07D02">
        <w:t>atura</w:t>
      </w:r>
      <w:proofErr w:type="spellEnd"/>
      <w:r>
        <w:t xml:space="preserve"> for their employee’s assistance in San Salvador and in the field; </w:t>
      </w:r>
      <w:r w:rsidR="00E07D02">
        <w:t xml:space="preserve">and </w:t>
      </w:r>
      <w:r>
        <w:t>to the MARN for logistics support and the GIS layers</w:t>
      </w:r>
      <w:r w:rsidR="00E07D02">
        <w:t>.  E</w:t>
      </w:r>
      <w:r>
        <w:t>specially thank</w:t>
      </w:r>
      <w:r w:rsidR="00E07D02">
        <w:t xml:space="preserve"> you</w:t>
      </w:r>
      <w:r>
        <w:t xml:space="preserve"> to Alfonso </w:t>
      </w:r>
      <w:proofErr w:type="spellStart"/>
      <w:r>
        <w:t>Sermeño</w:t>
      </w:r>
      <w:proofErr w:type="spellEnd"/>
      <w:r>
        <w:t xml:space="preserve"> Martínez, Vidal Campos Aguirre, Charles </w:t>
      </w:r>
      <w:proofErr w:type="spellStart"/>
      <w:r>
        <w:t>Starner</w:t>
      </w:r>
      <w:proofErr w:type="spellEnd"/>
      <w:r w:rsidR="00E07D02">
        <w:t xml:space="preserve"> and</w:t>
      </w:r>
      <w:r>
        <w:t xml:space="preserve"> </w:t>
      </w:r>
      <w:r w:rsidR="00F02FA5">
        <w:t>our families</w:t>
      </w:r>
      <w:r w:rsidR="00E07D02">
        <w:t xml:space="preserve">. Thank you also </w:t>
      </w:r>
      <w:r w:rsidR="00F02FA5">
        <w:t xml:space="preserve">to Dr. David Andersen for his technical review </w:t>
      </w:r>
      <w:r>
        <w:t xml:space="preserve">and the US Fish and Wildlife Service. Author contributions: JNW </w:t>
      </w:r>
      <w:r w:rsidR="00E07D02">
        <w:t>developed, planned and i</w:t>
      </w:r>
      <w:r w:rsidR="000A0611">
        <w:t xml:space="preserve">mplemented </w:t>
      </w:r>
      <w:r>
        <w:t>the owl surveys; AAA conducted the statistical analyses</w:t>
      </w:r>
      <w:r w:rsidR="00FB7AD2">
        <w:t>;</w:t>
      </w:r>
      <w:r>
        <w:t xml:space="preserve"> </w:t>
      </w:r>
      <w:r w:rsidR="0068416F">
        <w:t xml:space="preserve">JNW and </w:t>
      </w:r>
      <w:r>
        <w:t xml:space="preserve">AAA </w:t>
      </w:r>
      <w:r w:rsidR="0068416F">
        <w:t xml:space="preserve">jointly </w:t>
      </w:r>
      <w:r>
        <w:t>wrote the manuscript</w:t>
      </w:r>
      <w:r w:rsidR="0068416F">
        <w:t xml:space="preserve">.  </w:t>
      </w:r>
    </w:p>
    <w:p w14:paraId="379E0AE9" w14:textId="77777777" w:rsidR="00E8787F" w:rsidRDefault="00E8787F">
      <w:pPr>
        <w:pStyle w:val="Heading1"/>
      </w:pPr>
      <w:bookmarkStart w:id="470" w:name="figures"/>
    </w:p>
    <w:p w14:paraId="68F21C0F" w14:textId="77777777" w:rsidR="00964758" w:rsidRDefault="00964758">
      <w:pPr>
        <w:pStyle w:val="Heading1"/>
      </w:pPr>
    </w:p>
    <w:p w14:paraId="018AE2D4" w14:textId="21086049" w:rsidR="00DD5254" w:rsidDel="00291F33" w:rsidRDefault="00DD5254">
      <w:pPr>
        <w:pStyle w:val="Heading1"/>
        <w:rPr>
          <w:del w:id="471" w:author="Archer, Althea A" w:date="2021-03-22T13:56:00Z"/>
        </w:rPr>
      </w:pPr>
    </w:p>
    <w:p w14:paraId="70C06029" w14:textId="5962A69C" w:rsidR="00DD5254" w:rsidDel="00291F33" w:rsidRDefault="00DD5254">
      <w:pPr>
        <w:pStyle w:val="Heading1"/>
        <w:rPr>
          <w:del w:id="472" w:author="Archer, Althea A" w:date="2021-03-22T13:56:00Z"/>
        </w:rPr>
      </w:pPr>
    </w:p>
    <w:p w14:paraId="40E62720" w14:textId="155E2ADB" w:rsidR="008728AC" w:rsidDel="00291F33" w:rsidRDefault="006E7D87">
      <w:pPr>
        <w:pStyle w:val="Heading1"/>
        <w:rPr>
          <w:del w:id="473" w:author="Archer, Althea A" w:date="2021-03-22T13:56:00Z"/>
        </w:rPr>
      </w:pPr>
      <w:del w:id="474" w:author="Archer, Althea A" w:date="2021-03-22T13:56:00Z">
        <w:r w:rsidDel="00291F33">
          <w:delText>Figures</w:delText>
        </w:r>
        <w:bookmarkEnd w:id="470"/>
      </w:del>
    </w:p>
    <w:p w14:paraId="5877C3A6" w14:textId="0B6E3067" w:rsidR="008728AC" w:rsidDel="00291F33" w:rsidRDefault="006E7D87">
      <w:pPr>
        <w:rPr>
          <w:del w:id="475" w:author="Archer, Althea A" w:date="2021-03-22T13:56:00Z"/>
        </w:rPr>
      </w:pPr>
      <w:del w:id="476" w:author="Archer, Althea A" w:date="2021-03-22T13:56:00Z">
        <w:r w:rsidDel="00291F33">
          <w:rPr>
            <w:noProof/>
          </w:rPr>
          <w:drawing>
            <wp:inline distT="0" distB="0" distL="0" distR="0" wp14:anchorId="781EFD00" wp14:editId="2AED843B">
              <wp:extent cx="5330092" cy="4136226"/>
              <wp:effectExtent l="0" t="0" r="0" b="0"/>
              <wp:docPr id="1" name="Picture" descr="1. Map of El Salvador. Owl surveys were conducted from 2003 to 2013 in three different protected areas within El Salvador: El Imposible National Park (EINP), Montecristo National Park (MNP) and Nancuchiname Forest (NF). "/>
              <wp:cNvGraphicFramePr/>
              <a:graphic xmlns:a="http://schemas.openxmlformats.org/drawingml/2006/main">
                <a:graphicData uri="http://schemas.openxmlformats.org/drawingml/2006/picture">
                  <pic:pic xmlns:pic="http://schemas.openxmlformats.org/drawingml/2006/picture">
                    <pic:nvPicPr>
                      <pic:cNvPr id="0" name="Picture" descr="../output/figures/map-1.png"/>
                      <pic:cNvPicPr>
                        <a:picLocks noChangeAspect="1" noChangeArrowheads="1"/>
                      </pic:cNvPicPr>
                    </pic:nvPicPr>
                    <pic:blipFill>
                      <a:blip r:embed="rId10"/>
                      <a:stretch>
                        <a:fillRect/>
                      </a:stretch>
                    </pic:blipFill>
                    <pic:spPr bwMode="auto">
                      <a:xfrm>
                        <a:off x="0" y="0"/>
                        <a:ext cx="5751933" cy="4463580"/>
                      </a:xfrm>
                      <a:prstGeom prst="rect">
                        <a:avLst/>
                      </a:prstGeom>
                      <a:noFill/>
                      <a:ln w="9525">
                        <a:noFill/>
                        <a:headEnd/>
                        <a:tailEnd/>
                      </a:ln>
                    </pic:spPr>
                  </pic:pic>
                </a:graphicData>
              </a:graphic>
            </wp:inline>
          </w:drawing>
        </w:r>
      </w:del>
    </w:p>
    <w:p w14:paraId="0599AD05" w14:textId="7704139B" w:rsidR="008728AC" w:rsidDel="00291F33" w:rsidRDefault="00E8787F">
      <w:pPr>
        <w:rPr>
          <w:del w:id="477" w:author="Archer, Althea A" w:date="2021-03-22T13:56:00Z"/>
        </w:rPr>
      </w:pPr>
      <w:del w:id="478" w:author="Archer, Althea A" w:date="2021-03-22T13:56:00Z">
        <w:r w:rsidDel="00291F33">
          <w:delText xml:space="preserve">Figure </w:delText>
        </w:r>
        <w:r w:rsidR="006E7D87" w:rsidDel="00291F33">
          <w:delText xml:space="preserve">1. Map of El Salvador. Owl surveys were conducted from 2003 to 2013 in three different protected areas within El Salvador: El Imposible National Park (EINP), Montecristo National Park (MNP) and Nancuchiname Forest (NF). </w:delText>
        </w:r>
      </w:del>
    </w:p>
    <w:p w14:paraId="738F5A00" w14:textId="1A1334C5" w:rsidR="008728AC" w:rsidDel="00291F33" w:rsidRDefault="006E7D87">
      <w:pPr>
        <w:rPr>
          <w:del w:id="479" w:author="Archer, Althea A" w:date="2021-03-22T13:56:00Z"/>
        </w:rPr>
      </w:pPr>
      <w:del w:id="480" w:author="Archer, Althea A" w:date="2021-03-22T13:56:00Z">
        <w:r w:rsidDel="00291F33">
          <w:rPr>
            <w:noProof/>
          </w:rPr>
          <w:drawing>
            <wp:inline distT="0" distB="0" distL="0" distR="0" wp14:anchorId="5152BCFB" wp14:editId="12344A38">
              <wp:extent cx="2587752" cy="4109959"/>
              <wp:effectExtent l="0" t="0" r="0" b="0"/>
              <wp:docPr id="2" name="Picture" descr="2. Probability of occupancy (\psi_{t,h}) summarized by route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means-1.png"/>
                      <pic:cNvPicPr>
                        <a:picLocks noChangeAspect="1" noChangeArrowheads="1"/>
                      </pic:cNvPicPr>
                    </pic:nvPicPr>
                    <pic:blipFill>
                      <a:blip r:embed="rId11"/>
                      <a:stretch>
                        <a:fillRect/>
                      </a:stretch>
                    </pic:blipFill>
                    <pic:spPr bwMode="auto">
                      <a:xfrm>
                        <a:off x="0" y="0"/>
                        <a:ext cx="2587752" cy="4109959"/>
                      </a:xfrm>
                      <a:prstGeom prst="rect">
                        <a:avLst/>
                      </a:prstGeom>
                      <a:noFill/>
                      <a:ln w="9525">
                        <a:noFill/>
                        <a:headEnd/>
                        <a:tailEnd/>
                      </a:ln>
                    </pic:spPr>
                  </pic:pic>
                </a:graphicData>
              </a:graphic>
            </wp:inline>
          </w:drawing>
        </w:r>
      </w:del>
    </w:p>
    <w:p w14:paraId="5D7CB340" w14:textId="1FC411F3" w:rsidR="008728AC" w:rsidDel="00291F33" w:rsidRDefault="00E8787F">
      <w:pPr>
        <w:rPr>
          <w:del w:id="481" w:author="Archer, Althea A" w:date="2021-03-22T13:56:00Z"/>
        </w:rPr>
      </w:pPr>
      <w:del w:id="482" w:author="Archer, Althea A" w:date="2021-03-22T13:56:00Z">
        <w:r w:rsidDel="00291F33">
          <w:delText xml:space="preserve">Figure </w:delText>
        </w:r>
        <w:r w:rsidR="006E7D87" w:rsidDel="00291F33">
          <w:delText>2. Probability of occupancy (</w:delText>
        </w:r>
      </w:del>
      <m:oMath>
        <m:sSub>
          <m:sSubPr>
            <m:ctrlPr>
              <w:del w:id="483" w:author="Archer, Althea A" w:date="2021-03-22T13:56:00Z">
                <w:rPr>
                  <w:rFonts w:ascii="Cambria Math" w:hAnsi="Cambria Math"/>
                </w:rPr>
              </w:del>
            </m:ctrlPr>
          </m:sSubPr>
          <m:e>
            <m:r>
              <w:del w:id="484" w:author="Archer, Althea A" w:date="2021-03-22T13:56:00Z">
                <w:rPr>
                  <w:rFonts w:ascii="Cambria Math" w:hAnsi="Cambria Math"/>
                </w:rPr>
                <m:t>ψ</m:t>
              </w:del>
            </m:r>
          </m:e>
          <m:sub>
            <m:r>
              <w:del w:id="485" w:author="Archer, Althea A" w:date="2021-03-22T13:56:00Z">
                <w:rPr>
                  <w:rFonts w:ascii="Cambria Math" w:hAnsi="Cambria Math"/>
                </w:rPr>
                <m:t>t,h</m:t>
              </w:del>
            </m:r>
          </m:sub>
        </m:sSub>
      </m:oMath>
      <w:del w:id="486" w:author="Archer, Althea A" w:date="2021-03-22T13:56:00Z">
        <w:r w:rsidR="006E7D87" w:rsidDel="00291F33">
          <w:delText>) summarized by route for Ferruginous Pygmy-Owl</w:delText>
        </w:r>
        <w:r w:rsidR="00912049" w:rsidDel="00291F33">
          <w:delText>s</w:delText>
        </w:r>
        <w:r w:rsidR="006E7D87" w:rsidDel="00291F33">
          <w:delText>, Mottled Owl</w:delText>
        </w:r>
        <w:r w:rsidR="00912049" w:rsidDel="00291F33">
          <w:delText>s</w:delText>
        </w:r>
        <w:r w:rsidR="006E7D87" w:rsidDel="00291F33">
          <w:delText>, and Spectacled Owl</w:delText>
        </w:r>
        <w:r w:rsidR="00912049" w:rsidDel="00291F33">
          <w:delText>s</w:delText>
        </w:r>
        <w:r w:rsidR="006E7D87" w:rsidDel="00291F33">
          <w:delText xml:space="preserve">. Owl surveys were conducted from 2003 to 2013 in three different protected areas within El Salvador: El Imposible National Park (EI-1 and EI-2), Montecristo National Park (M-1 and M-2) and Nancuchiname Forest (N-1 and N-2). Posteriors were summarized with median </w:delText>
        </w:r>
      </w:del>
      <m:oMath>
        <m:r>
          <w:del w:id="487" w:author="Archer, Althea A" w:date="2021-03-22T13:56:00Z">
            <w:rPr>
              <w:rFonts w:ascii="Cambria Math" w:hAnsi="Cambria Math"/>
            </w:rPr>
            <m:t>±</m:t>
          </w:del>
        </m:r>
      </m:oMath>
      <w:del w:id="488" w:author="Archer, Althea A" w:date="2021-03-22T13:56:00Z">
        <w:r w:rsidR="006E7D87" w:rsidDel="00291F33">
          <w:delText xml:space="preserve"> 90% credible intervals. </w:delText>
        </w:r>
      </w:del>
    </w:p>
    <w:p w14:paraId="13F584D4" w14:textId="19C598D5" w:rsidR="008728AC" w:rsidDel="00291F33" w:rsidRDefault="006E7D87">
      <w:pPr>
        <w:rPr>
          <w:del w:id="489" w:author="Archer, Althea A" w:date="2021-03-22T13:56:00Z"/>
        </w:rPr>
      </w:pPr>
      <w:del w:id="490" w:author="Archer, Althea A" w:date="2021-03-22T13:56:00Z">
        <w:r w:rsidDel="00291F33">
          <w:rPr>
            <w:noProof/>
          </w:rPr>
          <w:drawing>
            <wp:inline distT="0" distB="0" distL="0" distR="0" wp14:anchorId="2E8C1ACF" wp14:editId="2336B1EC">
              <wp:extent cx="5330952" cy="4324934"/>
              <wp:effectExtent l="0" t="0" r="0" b="0"/>
              <wp:docPr id="3" name="Picture" descr="3. Probability of occupancy by route and year for Ferruginous Pygmy-Owl, Mottled Owl, and Spectacled Owl. Owl surveys were conducted from 2003 to 2013 in three different protected areas within El Salvador: El Imposible National Park (EI-1 and EI-2), Montecristo National Park (M-1 and M-2) and Nancuchiname Forest (N-1 and N-2). Posteriors were summarized with median \pm 90% credible interv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si_byYr-1.png"/>
                      <pic:cNvPicPr>
                        <a:picLocks noChangeAspect="1" noChangeArrowheads="1"/>
                      </pic:cNvPicPr>
                    </pic:nvPicPr>
                    <pic:blipFill>
                      <a:blip r:embed="rId12"/>
                      <a:stretch>
                        <a:fillRect/>
                      </a:stretch>
                    </pic:blipFill>
                    <pic:spPr bwMode="auto">
                      <a:xfrm>
                        <a:off x="0" y="0"/>
                        <a:ext cx="5330952" cy="4324934"/>
                      </a:xfrm>
                      <a:prstGeom prst="rect">
                        <a:avLst/>
                      </a:prstGeom>
                      <a:noFill/>
                      <a:ln w="9525">
                        <a:noFill/>
                        <a:headEnd/>
                        <a:tailEnd/>
                      </a:ln>
                    </pic:spPr>
                  </pic:pic>
                </a:graphicData>
              </a:graphic>
            </wp:inline>
          </w:drawing>
        </w:r>
      </w:del>
    </w:p>
    <w:p w14:paraId="4CF5860B" w14:textId="5060E6AC" w:rsidR="008728AC" w:rsidDel="00291F33" w:rsidRDefault="00E8787F">
      <w:pPr>
        <w:rPr>
          <w:del w:id="491" w:author="Archer, Althea A" w:date="2021-03-22T13:56:00Z"/>
        </w:rPr>
      </w:pPr>
      <w:del w:id="492" w:author="Archer, Althea A" w:date="2021-03-22T13:56:00Z">
        <w:r w:rsidDel="00291F33">
          <w:delText xml:space="preserve">Figure </w:delText>
        </w:r>
        <w:r w:rsidR="006E7D87" w:rsidDel="00291F33">
          <w:delText>3. Probability of occupancy by route and year for Ferruginous Pygmy-Owl</w:delText>
        </w:r>
        <w:r w:rsidR="00912049" w:rsidDel="00291F33">
          <w:delText>s</w:delText>
        </w:r>
        <w:r w:rsidR="006E7D87" w:rsidDel="00291F33">
          <w:delText>, Mottled Owl</w:delText>
        </w:r>
        <w:r w:rsidR="00912049" w:rsidDel="00291F33">
          <w:delText>s</w:delText>
        </w:r>
        <w:r w:rsidR="006E7D87" w:rsidDel="00291F33">
          <w:delText>, and Spectacled Owl</w:delText>
        </w:r>
        <w:r w:rsidR="00912049" w:rsidDel="00291F33">
          <w:delText>s</w:delText>
        </w:r>
        <w:r w:rsidR="006E7D87" w:rsidDel="00291F33">
          <w:delText xml:space="preserve">. Owl surveys were conducted from 2003 to 2013 in three different protected areas within El Salvador: El Imposible National Park (EI-1 and EI-2), Montecristo National Park (M-1 and M-2) and Nancuchiname Forest (N-1 and N-2). Posteriors were summarized with median </w:delText>
        </w:r>
      </w:del>
      <m:oMath>
        <m:r>
          <w:del w:id="493" w:author="Archer, Althea A" w:date="2021-03-22T13:56:00Z">
            <w:rPr>
              <w:rFonts w:ascii="Cambria Math" w:hAnsi="Cambria Math"/>
            </w:rPr>
            <m:t>±</m:t>
          </w:del>
        </m:r>
      </m:oMath>
      <w:del w:id="494" w:author="Archer, Althea A" w:date="2021-03-22T13:56:00Z">
        <w:r w:rsidR="006E7D87" w:rsidDel="00291F33">
          <w:delText xml:space="preserve"> 90% credible intervals. </w:delText>
        </w:r>
      </w:del>
    </w:p>
    <w:p w14:paraId="02242359" w14:textId="34B02DFB" w:rsidR="008728AC" w:rsidDel="00291F33" w:rsidRDefault="006E7D87">
      <w:pPr>
        <w:rPr>
          <w:del w:id="495" w:author="Archer, Althea A" w:date="2021-03-22T13:56:00Z"/>
        </w:rPr>
      </w:pPr>
      <w:del w:id="496" w:author="Archer, Althea A" w:date="2021-03-22T13:56:00Z">
        <w:r w:rsidDel="00291F33">
          <w:rPr>
            <w:noProof/>
          </w:rPr>
          <w:drawing>
            <wp:inline distT="0" distB="0" distL="0" distR="0" wp14:anchorId="5A7F2A04" wp14:editId="445B5DA0">
              <wp:extent cx="5330952" cy="4136894"/>
              <wp:effectExtent l="0" t="0" r="0" b="0"/>
              <wp:docPr id="4" name="Picture" descr="4. Species richness (Richness^*) by route and year. Owl surveys were conducted from 2003 to 2013 in three different protected areas within El Salvador: El Imposible National Park (EI-1 and EI-2), Montecristo National Park (M-1 and M-2) and Nancuchiname Forest (N-1 and N-2). Posteriors of Richness^* were summarized with median (black dot) \pm 90% credible intervals (dark grey shading and vertical black lines). The number of owl species detected at each route and year was indicated with the light grey are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richness_byRtYr-1.png"/>
                      <pic:cNvPicPr>
                        <a:picLocks noChangeAspect="1" noChangeArrowheads="1"/>
                      </pic:cNvPicPr>
                    </pic:nvPicPr>
                    <pic:blipFill>
                      <a:blip r:embed="rId13"/>
                      <a:stretch>
                        <a:fillRect/>
                      </a:stretch>
                    </pic:blipFill>
                    <pic:spPr bwMode="auto">
                      <a:xfrm>
                        <a:off x="0" y="0"/>
                        <a:ext cx="5330952" cy="4136894"/>
                      </a:xfrm>
                      <a:prstGeom prst="rect">
                        <a:avLst/>
                      </a:prstGeom>
                      <a:noFill/>
                      <a:ln w="9525">
                        <a:noFill/>
                        <a:headEnd/>
                        <a:tailEnd/>
                      </a:ln>
                    </pic:spPr>
                  </pic:pic>
                </a:graphicData>
              </a:graphic>
            </wp:inline>
          </w:drawing>
        </w:r>
      </w:del>
    </w:p>
    <w:p w14:paraId="3F6CCE85" w14:textId="6F4CB4AE" w:rsidR="008728AC" w:rsidDel="00291F33" w:rsidRDefault="00E8787F">
      <w:pPr>
        <w:rPr>
          <w:del w:id="497" w:author="Archer, Althea A" w:date="2021-03-22T13:56:00Z"/>
        </w:rPr>
      </w:pPr>
      <w:del w:id="498" w:author="Archer, Althea A" w:date="2021-03-22T13:56:00Z">
        <w:r w:rsidDel="00291F33">
          <w:delText xml:space="preserve">Figure </w:delText>
        </w:r>
        <w:r w:rsidR="006E7D87" w:rsidDel="00291F33">
          <w:delText>4. Species richness (Richness</w:delText>
        </w:r>
      </w:del>
      <m:oMath>
        <m:sSup>
          <m:sSupPr>
            <m:ctrlPr>
              <w:del w:id="499" w:author="Archer, Althea A" w:date="2021-03-22T13:56:00Z">
                <w:rPr>
                  <w:rFonts w:ascii="Cambria Math" w:hAnsi="Cambria Math"/>
                </w:rPr>
              </w:del>
            </m:ctrlPr>
          </m:sSupPr>
          <m:e>
            <m:r>
              <w:del w:id="500" w:author="Archer, Althea A" w:date="2021-03-22T13:56:00Z">
                <w:rPr>
                  <w:rFonts w:ascii="Cambria Math" w:hAnsi="Cambria Math"/>
                </w:rPr>
                <m:t>​</m:t>
              </w:del>
            </m:r>
          </m:e>
          <m:sup>
            <m:r>
              <w:del w:id="501" w:author="Archer, Althea A" w:date="2021-03-22T13:56:00Z">
                <w:rPr>
                  <w:rFonts w:ascii="Cambria Math" w:hAnsi="Cambria Math"/>
                </w:rPr>
                <m:t>*</m:t>
              </w:del>
            </m:r>
          </m:sup>
        </m:sSup>
      </m:oMath>
      <w:del w:id="502" w:author="Archer, Althea A" w:date="2021-03-22T13:56:00Z">
        <w:r w:rsidR="006E7D87" w:rsidDel="00291F33">
          <w:delText>) by route and year. Owl surveys were conducted from 2003 to 2013 in three different protected areas within El Salvador: El Imposible National Park (EI-1 and EI-2), Montecristo National Park (M-1 and M-2) and Nancuchiname Forest (N-1 and N-2). Posteriors of Richness</w:delText>
        </w:r>
      </w:del>
      <m:oMath>
        <m:sSup>
          <m:sSupPr>
            <m:ctrlPr>
              <w:del w:id="503" w:author="Archer, Althea A" w:date="2021-03-22T13:56:00Z">
                <w:rPr>
                  <w:rFonts w:ascii="Cambria Math" w:hAnsi="Cambria Math"/>
                </w:rPr>
              </w:del>
            </m:ctrlPr>
          </m:sSupPr>
          <m:e>
            <m:r>
              <w:del w:id="504" w:author="Archer, Althea A" w:date="2021-03-22T13:56:00Z">
                <w:rPr>
                  <w:rFonts w:ascii="Cambria Math" w:hAnsi="Cambria Math"/>
                </w:rPr>
                <m:t>​</m:t>
              </w:del>
            </m:r>
          </m:e>
          <m:sup>
            <m:r>
              <w:del w:id="505" w:author="Archer, Althea A" w:date="2021-03-22T13:56:00Z">
                <w:rPr>
                  <w:rFonts w:ascii="Cambria Math" w:hAnsi="Cambria Math"/>
                </w:rPr>
                <m:t>*</m:t>
              </w:del>
            </m:r>
          </m:sup>
        </m:sSup>
      </m:oMath>
      <w:del w:id="506" w:author="Archer, Althea A" w:date="2021-03-22T13:56:00Z">
        <w:r w:rsidR="006E7D87" w:rsidDel="00291F33">
          <w:delText xml:space="preserve"> were summarized with median (black dot) </w:delText>
        </w:r>
      </w:del>
      <m:oMath>
        <m:r>
          <w:del w:id="507" w:author="Archer, Althea A" w:date="2021-03-22T13:56:00Z">
            <w:rPr>
              <w:rFonts w:ascii="Cambria Math" w:hAnsi="Cambria Math"/>
            </w:rPr>
            <m:t>±</m:t>
          </w:del>
        </m:r>
      </m:oMath>
      <w:del w:id="508" w:author="Archer, Althea A" w:date="2021-03-22T13:56:00Z">
        <w:r w:rsidR="006E7D87" w:rsidDel="00291F33">
          <w:delText xml:space="preserve"> 90% credible intervals (dark grey shading and vertical black lines). The number of owl species detected at each route and year was indicated with the light grey area. </w:delText>
        </w:r>
      </w:del>
    </w:p>
    <w:p w14:paraId="4C3B9F35" w14:textId="0B217C17" w:rsidR="008728AC" w:rsidDel="00291F33" w:rsidRDefault="006E7D87">
      <w:pPr>
        <w:rPr>
          <w:del w:id="509" w:author="Archer, Althea A" w:date="2021-03-22T13:56:00Z"/>
        </w:rPr>
      </w:pPr>
      <w:del w:id="510" w:author="Archer, Althea A" w:date="2021-03-22T13:56:00Z">
        <w:r w:rsidDel="00291F33">
          <w:rPr>
            <w:noProof/>
          </w:rPr>
          <w:drawing>
            <wp:inline distT="0" distB="0" distL="0" distR="0" wp14:anchorId="359BBC43" wp14:editId="61F0BD5C">
              <wp:extent cx="4650154" cy="4923692"/>
              <wp:effectExtent l="0" t="0" r="0" b="4445"/>
              <wp:docPr id="5" name="Picture" descr="5. The probabiliity of detecting owls during spontaneous surveys (i.e., pre-broadcast) and after broadcast, depending on the species of owl used for broadcast vocalization.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pm 90% credible intervals. The pre-broadcase effect size’s credible intervals are represented with two grey horizontal lines on each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output/figures/p_detection-1.png"/>
                      <pic:cNvPicPr>
                        <a:picLocks noChangeAspect="1" noChangeArrowheads="1"/>
                      </pic:cNvPicPr>
                    </pic:nvPicPr>
                    <pic:blipFill>
                      <a:blip r:embed="rId14"/>
                      <a:stretch>
                        <a:fillRect/>
                      </a:stretch>
                    </pic:blipFill>
                    <pic:spPr bwMode="auto">
                      <a:xfrm>
                        <a:off x="0" y="0"/>
                        <a:ext cx="4667494" cy="4942052"/>
                      </a:xfrm>
                      <a:prstGeom prst="rect">
                        <a:avLst/>
                      </a:prstGeom>
                      <a:noFill/>
                      <a:ln w="9525">
                        <a:noFill/>
                        <a:headEnd/>
                        <a:tailEnd/>
                      </a:ln>
                    </pic:spPr>
                  </pic:pic>
                </a:graphicData>
              </a:graphic>
            </wp:inline>
          </w:drawing>
        </w:r>
      </w:del>
    </w:p>
    <w:p w14:paraId="26578B66" w14:textId="1DE31C15" w:rsidR="008728AC" w:rsidDel="00291F33" w:rsidRDefault="00E8787F">
      <w:pPr>
        <w:rPr>
          <w:del w:id="511" w:author="Archer, Althea A" w:date="2021-03-22T13:56:00Z"/>
        </w:rPr>
      </w:pPr>
      <w:del w:id="512" w:author="Archer, Althea A" w:date="2021-03-22T13:56:00Z">
        <w:r w:rsidDel="00291F33">
          <w:delText xml:space="preserve">Figure </w:delText>
        </w:r>
        <w:r w:rsidR="006E7D87" w:rsidDel="00291F33">
          <w:delText>5. The probability of detecting owls during spontaneous surveys (i.e., pre-broadcast) and after broadcast</w:delText>
        </w:r>
        <w:r w:rsidR="00912049" w:rsidDel="00291F33">
          <w:delText>ing vocalizations</w:delText>
        </w:r>
        <w:r w:rsidR="006E7D87" w:rsidDel="00291F33">
          <w:delText xml:space="preserve">, depending on the species </w:delText>
        </w:r>
        <w:r w:rsidR="00912049" w:rsidDel="00291F33">
          <w:delText>vocalization</w:delText>
        </w:r>
        <w:r w:rsidR="006E7D87" w:rsidDel="00291F33">
          <w:delText xml:space="preserve"> broadcast</w:delText>
        </w:r>
        <w:r w:rsidR="00912049" w:rsidDel="00291F33">
          <w:delText>ed</w:delText>
        </w:r>
        <w:r w:rsidR="006E7D87" w:rsidDel="00291F33">
          <w:delText xml:space="preserve">.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delText>
        </w:r>
      </w:del>
      <m:oMath>
        <m:r>
          <w:del w:id="513" w:author="Archer, Althea A" w:date="2021-03-22T13:56:00Z">
            <w:rPr>
              <w:rFonts w:ascii="Cambria Math" w:hAnsi="Cambria Math"/>
            </w:rPr>
            <m:t>±</m:t>
          </w:del>
        </m:r>
      </m:oMath>
      <w:del w:id="514" w:author="Archer, Althea A" w:date="2021-03-22T13:56:00Z">
        <w:r w:rsidR="006E7D87" w:rsidDel="00291F33">
          <w:delText xml:space="preserve"> 90% credible intervals. The pre-broadcas</w:delText>
        </w:r>
        <w:r w:rsidR="00912049" w:rsidDel="00291F33">
          <w:delText>t</w:delText>
        </w:r>
        <w:r w:rsidR="006E7D87" w:rsidDel="00291F33">
          <w:delText xml:space="preserve"> effect size’s credible intervals are represented with two grey horizontal lines on each graph</w:delText>
        </w:r>
        <w:r w:rsidR="00912049" w:rsidDel="00291F33">
          <w:delText>.</w:delText>
        </w:r>
      </w:del>
    </w:p>
    <w:p w14:paraId="2B6441EF" w14:textId="77777777" w:rsidR="00E8787F" w:rsidRDefault="00E8787F">
      <w:pPr>
        <w:pStyle w:val="Heading1"/>
      </w:pPr>
      <w:bookmarkStart w:id="515" w:name="references"/>
    </w:p>
    <w:p w14:paraId="078B850D" w14:textId="30BC800B" w:rsidR="008728AC" w:rsidRPr="0068416F" w:rsidRDefault="006E7D87">
      <w:pPr>
        <w:pStyle w:val="Heading1"/>
        <w:rPr>
          <w:lang w:val="es-SV"/>
        </w:rPr>
      </w:pPr>
      <w:r w:rsidRPr="0068416F">
        <w:rPr>
          <w:lang w:val="es-SV"/>
        </w:rPr>
        <w:t>References</w:t>
      </w:r>
      <w:bookmarkEnd w:id="515"/>
    </w:p>
    <w:p w14:paraId="400FF8D9" w14:textId="41408D4B" w:rsidR="00DD28FF" w:rsidRPr="00E17FF1" w:rsidRDefault="00DD28FF" w:rsidP="00EF11E0">
      <w:pPr>
        <w:ind w:left="360" w:hanging="360"/>
        <w:rPr>
          <w:rFonts w:eastAsia="Times New Roman"/>
        </w:rPr>
      </w:pPr>
      <w:bookmarkStart w:id="516" w:name="ref-Alvarez:2003"/>
      <w:bookmarkStart w:id="517" w:name="ref-Andersen:2007"/>
      <w:bookmarkStart w:id="518" w:name="refs"/>
      <w:r w:rsidRPr="00DD28FF">
        <w:rPr>
          <w:rFonts w:eastAsia="Times New Roman"/>
          <w:lang w:val="es-SV"/>
        </w:rPr>
        <w:t>Alvarez, J. M., and O. Komar (2003).  El Parque Nacional El Imposible y su vida silvestre.  La Serie de Biodiversidad No</w:t>
      </w:r>
      <w:r>
        <w:rPr>
          <w:rFonts w:eastAsia="Times New Roman"/>
          <w:lang w:val="es-SV"/>
        </w:rPr>
        <w:t>.</w:t>
      </w:r>
      <w:r w:rsidRPr="00DD28FF">
        <w:rPr>
          <w:rFonts w:eastAsia="Times New Roman"/>
          <w:lang w:val="es-SV"/>
        </w:rPr>
        <w:t xml:space="preserve"> 2.  </w:t>
      </w:r>
      <w:r w:rsidR="00C41A32" w:rsidRPr="00DD28FF">
        <w:rPr>
          <w:rFonts w:eastAsia="Times New Roman"/>
          <w:lang w:val="es-SV"/>
        </w:rPr>
        <w:t>SalvaN</w:t>
      </w:r>
      <w:r w:rsidR="00C41A32">
        <w:rPr>
          <w:rFonts w:eastAsia="Times New Roman"/>
          <w:lang w:val="es-SV"/>
        </w:rPr>
        <w:t>atura</w:t>
      </w:r>
      <w:r w:rsidR="00C41A32" w:rsidRPr="00DD28FF">
        <w:rPr>
          <w:rFonts w:eastAsia="Times New Roman"/>
          <w:lang w:val="es-SV"/>
        </w:rPr>
        <w:t xml:space="preserve"> </w:t>
      </w:r>
      <w:r w:rsidRPr="00DD28FF">
        <w:rPr>
          <w:rFonts w:eastAsia="Times New Roman"/>
          <w:lang w:val="es-SV"/>
        </w:rPr>
        <w:t xml:space="preserve">y </w:t>
      </w:r>
      <w:r w:rsidRPr="00DD28FF">
        <w:rPr>
          <w:color w:val="333333"/>
          <w:lang w:val="es-SV"/>
        </w:rPr>
        <w:t xml:space="preserve">Ministerio de Medio Ambiente y Recursos Naturales. </w:t>
      </w:r>
      <w:r w:rsidRPr="00DD28FF">
        <w:rPr>
          <w:rFonts w:eastAsia="Times New Roman"/>
          <w:lang w:val="es-SV"/>
        </w:rPr>
        <w:t xml:space="preserve"> </w:t>
      </w:r>
      <w:r w:rsidR="00C81C70" w:rsidRPr="00E17FF1">
        <w:rPr>
          <w:rFonts w:eastAsia="Times New Roman"/>
        </w:rPr>
        <w:t xml:space="preserve">pp. </w:t>
      </w:r>
      <w:r w:rsidRPr="00E17FF1">
        <w:rPr>
          <w:rFonts w:eastAsia="Times New Roman"/>
        </w:rPr>
        <w:t>227.</w:t>
      </w:r>
    </w:p>
    <w:p w14:paraId="166EC8FA" w14:textId="4C156DB2" w:rsidR="00DB09DB" w:rsidRDefault="00DB09DB" w:rsidP="00DB09DB">
      <w:pPr>
        <w:ind w:left="360" w:hanging="360"/>
        <w:rPr>
          <w:ins w:id="519" w:author="Archer, Althea A" w:date="2021-03-22T13:46:00Z"/>
          <w:rFonts w:eastAsia="Times New Roman"/>
        </w:rPr>
      </w:pPr>
      <w:r w:rsidRPr="00DB09DB">
        <w:rPr>
          <w:rFonts w:eastAsia="Times New Roman"/>
        </w:rPr>
        <w:t>Anders</w:t>
      </w:r>
      <w:r>
        <w:rPr>
          <w:rFonts w:eastAsia="Times New Roman"/>
        </w:rPr>
        <w:t>e</w:t>
      </w:r>
      <w:r w:rsidRPr="00DB09DB">
        <w:rPr>
          <w:rFonts w:eastAsia="Times New Roman"/>
        </w:rPr>
        <w:t xml:space="preserve">n, D. (2007). Survey Techniques. </w:t>
      </w:r>
      <w:r w:rsidRPr="00E17FF1">
        <w:rPr>
          <w:rFonts w:eastAsia="Times New Roman"/>
        </w:rPr>
        <w:t>In</w:t>
      </w:r>
      <w:r w:rsidRPr="00DB09DB">
        <w:rPr>
          <w:rFonts w:eastAsia="Times New Roman"/>
        </w:rPr>
        <w:t xml:space="preserve"> Raptor Research and Management Techniques (Bird, D. M. and K. L. </w:t>
      </w:r>
      <w:proofErr w:type="spellStart"/>
      <w:r w:rsidRPr="00DB09DB">
        <w:rPr>
          <w:rFonts w:eastAsia="Times New Roman"/>
        </w:rPr>
        <w:t>Bildstein</w:t>
      </w:r>
      <w:proofErr w:type="spellEnd"/>
      <w:r w:rsidRPr="00DB09DB">
        <w:rPr>
          <w:rFonts w:eastAsia="Times New Roman"/>
        </w:rPr>
        <w:t>, Editors). Hancock House Publishers</w:t>
      </w:r>
      <w:r w:rsidR="00F47FA1">
        <w:rPr>
          <w:rFonts w:eastAsia="Times New Roman"/>
        </w:rPr>
        <w:t xml:space="preserve"> Ltd, Surrey, BC, Canada, and</w:t>
      </w:r>
      <w:r w:rsidRPr="00DB09DB">
        <w:rPr>
          <w:rFonts w:eastAsia="Times New Roman"/>
        </w:rPr>
        <w:t xml:space="preserve"> Blaine, WA USA. pp. 89-100.</w:t>
      </w:r>
    </w:p>
    <w:p w14:paraId="6D1E35FB" w14:textId="6F52664D" w:rsidR="0042679D" w:rsidRPr="00DB09DB" w:rsidRDefault="0042679D" w:rsidP="0042679D">
      <w:pPr>
        <w:ind w:left="360" w:hanging="360"/>
        <w:rPr>
          <w:rFonts w:eastAsia="Times New Roman"/>
        </w:rPr>
      </w:pPr>
      <w:ins w:id="520" w:author="Archer, Althea A" w:date="2021-03-22T13:46:00Z">
        <w:r w:rsidRPr="0042679D">
          <w:rPr>
            <w:rFonts w:eastAsia="Times New Roman"/>
          </w:rPr>
          <w:lastRenderedPageBreak/>
          <w:t>Archer, A</w:t>
        </w:r>
        <w:r>
          <w:rPr>
            <w:rFonts w:eastAsia="Times New Roman"/>
          </w:rPr>
          <w:t>. A.,</w:t>
        </w:r>
        <w:r w:rsidRPr="0042679D">
          <w:rPr>
            <w:rFonts w:eastAsia="Times New Roman"/>
          </w:rPr>
          <w:t> </w:t>
        </w:r>
        <w:r>
          <w:rPr>
            <w:rFonts w:eastAsia="Times New Roman"/>
          </w:rPr>
          <w:t xml:space="preserve">and J. N. </w:t>
        </w:r>
        <w:r w:rsidRPr="0042679D">
          <w:rPr>
            <w:rFonts w:eastAsia="Times New Roman"/>
          </w:rPr>
          <w:t>West (2021). Data and R Code to Support: Owl Occupancy in Three of El Salvador's Protected Areas from 2003 through 2013. Retrieved from the Data Repository for the University of Minnesota, </w:t>
        </w:r>
        <w:r w:rsidRPr="0042679D">
          <w:rPr>
            <w:rFonts w:eastAsia="Times New Roman"/>
          </w:rPr>
          <w:fldChar w:fldCharType="begin"/>
        </w:r>
        <w:r w:rsidRPr="0042679D">
          <w:rPr>
            <w:rFonts w:eastAsia="Times New Roman"/>
          </w:rPr>
          <w:instrText xml:space="preserve"> HYPERLINK "https://doi.org/10.13020/x705-4w32" </w:instrText>
        </w:r>
        <w:r w:rsidRPr="0042679D">
          <w:rPr>
            <w:rFonts w:eastAsia="Times New Roman"/>
          </w:rPr>
          <w:fldChar w:fldCharType="separate"/>
        </w:r>
        <w:r w:rsidRPr="0042679D">
          <w:rPr>
            <w:rStyle w:val="Hyperlink"/>
            <w:rFonts w:eastAsia="Times New Roman"/>
          </w:rPr>
          <w:t>https://doi.org/10.13020/x705-4w32</w:t>
        </w:r>
        <w:r w:rsidRPr="0042679D">
          <w:rPr>
            <w:rFonts w:eastAsia="Times New Roman"/>
          </w:rPr>
          <w:fldChar w:fldCharType="end"/>
        </w:r>
        <w:r w:rsidRPr="0042679D">
          <w:rPr>
            <w:rFonts w:eastAsia="Times New Roman"/>
          </w:rPr>
          <w:t>.</w:t>
        </w:r>
      </w:ins>
    </w:p>
    <w:p w14:paraId="485CAF02" w14:textId="1ED1DF54" w:rsidR="008728AC" w:rsidRDefault="006E7D87" w:rsidP="00E8787F">
      <w:pPr>
        <w:ind w:left="360" w:hanging="360"/>
      </w:pPr>
      <w:bookmarkStart w:id="521" w:name="ref-Baumgardt:2019"/>
      <w:bookmarkEnd w:id="516"/>
      <w:bookmarkEnd w:id="517"/>
      <w:proofErr w:type="spellStart"/>
      <w:r>
        <w:t>Baumgardt</w:t>
      </w:r>
      <w:proofErr w:type="spellEnd"/>
      <w:r>
        <w:t xml:space="preserve">, J. A., M. L. Morrison, L. A. Brennan, and T. A. Campbell </w:t>
      </w:r>
      <w:r w:rsidR="00514439">
        <w:t>(</w:t>
      </w:r>
      <w:r>
        <w:t>2019</w:t>
      </w:r>
      <w:r w:rsidR="00514439">
        <w:t>)</w:t>
      </w:r>
      <w:r>
        <w:t>. Effects of broadcasting calls on detection probability in occupancy analyses of multiple raptor species. Western North American Naturalist 79:185–194.</w:t>
      </w:r>
    </w:p>
    <w:p w14:paraId="26B2B898" w14:textId="5673363E" w:rsidR="008728AC" w:rsidRDefault="006E7D87" w:rsidP="00E8787F">
      <w:pPr>
        <w:ind w:left="360" w:hanging="360"/>
      </w:pPr>
      <w:bookmarkStart w:id="522" w:name="ref-Borges:2004"/>
      <w:bookmarkEnd w:id="521"/>
      <w:r>
        <w:t xml:space="preserve">Borges, S. H., L. M. Henriques, and A. </w:t>
      </w:r>
      <w:proofErr w:type="spellStart"/>
      <w:r>
        <w:t>Carvalhaes</w:t>
      </w:r>
      <w:proofErr w:type="spellEnd"/>
      <w:r w:rsidR="004F7AE0">
        <w:t xml:space="preserve"> (</w:t>
      </w:r>
      <w:r>
        <w:t>2004</w:t>
      </w:r>
      <w:r w:rsidR="004F7AE0">
        <w:t>)</w:t>
      </w:r>
      <w:r>
        <w:t>. Density and habitat use by owls in two Amazonian forest types. Journal of Field Ornithology 75:176–182.</w:t>
      </w:r>
    </w:p>
    <w:p w14:paraId="31606308" w14:textId="6E206D1F" w:rsidR="008728AC" w:rsidRDefault="006E7D87" w:rsidP="00E8787F">
      <w:pPr>
        <w:ind w:left="360" w:hanging="360"/>
      </w:pPr>
      <w:bookmarkStart w:id="523" w:name="ref-Broms:2016"/>
      <w:bookmarkEnd w:id="522"/>
      <w:proofErr w:type="spellStart"/>
      <w:r>
        <w:t>Broms</w:t>
      </w:r>
      <w:proofErr w:type="spellEnd"/>
      <w:r>
        <w:t>, K. M., M. B. Hooten, and R. M. Fitzpatrick</w:t>
      </w:r>
      <w:r w:rsidR="004F7AE0">
        <w:t xml:space="preserve"> (</w:t>
      </w:r>
      <w:r>
        <w:t>2016</w:t>
      </w:r>
      <w:r w:rsidR="004F7AE0">
        <w:t>)</w:t>
      </w:r>
      <w:r>
        <w:t>. Model selection and assessment for multi-species occupancy models. Ecology 97:1759–1770.</w:t>
      </w:r>
    </w:p>
    <w:p w14:paraId="59C3EC24" w14:textId="384096B2" w:rsidR="008728AC" w:rsidRDefault="006E7D87" w:rsidP="00E8787F">
      <w:pPr>
        <w:ind w:left="360" w:hanging="360"/>
      </w:pPr>
      <w:bookmarkStart w:id="524" w:name="ref-Buechley:2019"/>
      <w:bookmarkEnd w:id="523"/>
      <w:proofErr w:type="spellStart"/>
      <w:r>
        <w:t>Buechley</w:t>
      </w:r>
      <w:proofErr w:type="spellEnd"/>
      <w:r>
        <w:t xml:space="preserve">, E. R., A. </w:t>
      </w:r>
      <w:proofErr w:type="spellStart"/>
      <w:r>
        <w:t>Santangeli</w:t>
      </w:r>
      <w:proofErr w:type="spellEnd"/>
      <w:r>
        <w:t xml:space="preserve">, M. </w:t>
      </w:r>
      <w:proofErr w:type="spellStart"/>
      <w:r>
        <w:t>Girardello</w:t>
      </w:r>
      <w:proofErr w:type="spellEnd"/>
      <w:r>
        <w:t xml:space="preserve">, M. H. C. </w:t>
      </w:r>
      <w:proofErr w:type="spellStart"/>
      <w:r>
        <w:t>Neate</w:t>
      </w:r>
      <w:proofErr w:type="spellEnd"/>
      <w:r>
        <w:t xml:space="preserve">-Clegg, D. </w:t>
      </w:r>
      <w:proofErr w:type="spellStart"/>
      <w:r>
        <w:t>Oleyar</w:t>
      </w:r>
      <w:proofErr w:type="spellEnd"/>
      <w:r>
        <w:t xml:space="preserve">, C. J. W. McClure, and Ç. H. </w:t>
      </w:r>
      <w:proofErr w:type="spellStart"/>
      <w:r>
        <w:t>Şekercioğlu</w:t>
      </w:r>
      <w:proofErr w:type="spellEnd"/>
      <w:r w:rsidR="004F7AE0">
        <w:t xml:space="preserve"> (</w:t>
      </w:r>
      <w:r>
        <w:t>2019</w:t>
      </w:r>
      <w:r w:rsidR="004F7AE0">
        <w:t>)</w:t>
      </w:r>
      <w:r>
        <w:t>. Global raptor research and conservation priorities: Tropical raptors fall prey to knowledge gaps. Diversity and Distributions 25:856–869.</w:t>
      </w:r>
    </w:p>
    <w:p w14:paraId="4C4710CC" w14:textId="1DE260A7" w:rsidR="008728AC" w:rsidRDefault="006E7D87" w:rsidP="00E8787F">
      <w:pPr>
        <w:ind w:left="360" w:hanging="360"/>
      </w:pPr>
      <w:bookmarkStart w:id="525" w:name="ref-Campioni:2013"/>
      <w:bookmarkEnd w:id="524"/>
      <w:proofErr w:type="spellStart"/>
      <w:r>
        <w:t>Campioni</w:t>
      </w:r>
      <w:proofErr w:type="spellEnd"/>
      <w:r>
        <w:t xml:space="preserve">, L., J. H. </w:t>
      </w:r>
      <w:proofErr w:type="spellStart"/>
      <w:r>
        <w:t>Sarasola</w:t>
      </w:r>
      <w:proofErr w:type="spellEnd"/>
      <w:r>
        <w:t xml:space="preserve">, M. </w:t>
      </w:r>
      <w:proofErr w:type="spellStart"/>
      <w:r>
        <w:t>Santillán</w:t>
      </w:r>
      <w:proofErr w:type="spellEnd"/>
      <w:r>
        <w:t>, and M. M. Reyes</w:t>
      </w:r>
      <w:r w:rsidR="004F7AE0">
        <w:t xml:space="preserve"> (</w:t>
      </w:r>
      <w:r>
        <w:t>2013</w:t>
      </w:r>
      <w:r w:rsidR="004F7AE0">
        <w:t>)</w:t>
      </w:r>
      <w:r>
        <w:t xml:space="preserve">. Breeding season habitat selection by Ferruginous Pygmy Owls </w:t>
      </w:r>
      <w:r>
        <w:rPr>
          <w:i/>
        </w:rPr>
        <w:t xml:space="preserve">Glaucidium </w:t>
      </w:r>
      <w:proofErr w:type="spellStart"/>
      <w:r>
        <w:rPr>
          <w:i/>
        </w:rPr>
        <w:t>brasilianum</w:t>
      </w:r>
      <w:proofErr w:type="spellEnd"/>
      <w:r>
        <w:t xml:space="preserve"> in central Argentina. Bird Study 60:35–43.</w:t>
      </w:r>
    </w:p>
    <w:p w14:paraId="46877D19" w14:textId="54336072" w:rsidR="008E3DD7" w:rsidRPr="00E17FF1" w:rsidRDefault="008E3DD7" w:rsidP="008E3DD7">
      <w:pPr>
        <w:ind w:left="360" w:hanging="360"/>
        <w:rPr>
          <w:lang w:val="es-SV"/>
        </w:rPr>
      </w:pPr>
      <w:r w:rsidRPr="008E3DD7">
        <w:rPr>
          <w:rFonts w:eastAsia="Times New Roman"/>
        </w:rPr>
        <w:t>Central Intelligence Agency (202</w:t>
      </w:r>
      <w:r w:rsidR="00EF4DA9">
        <w:rPr>
          <w:rFonts w:eastAsia="Times New Roman"/>
        </w:rPr>
        <w:t>1</w:t>
      </w:r>
      <w:r w:rsidRPr="008E3DD7">
        <w:rPr>
          <w:rFonts w:eastAsia="Times New Roman"/>
        </w:rPr>
        <w:t>).  The world fact book</w:t>
      </w:r>
      <w:r w:rsidR="00EF4DA9">
        <w:rPr>
          <w:rFonts w:eastAsia="Times New Roman"/>
        </w:rPr>
        <w:t>:</w:t>
      </w:r>
      <w:r w:rsidRPr="008E3DD7">
        <w:rPr>
          <w:rFonts w:eastAsia="Times New Roman"/>
        </w:rPr>
        <w:t xml:space="preserve"> </w:t>
      </w:r>
      <w:r w:rsidRPr="00EF4DA9">
        <w:rPr>
          <w:rFonts w:eastAsia="Times New Roman"/>
        </w:rPr>
        <w:t xml:space="preserve">El Salvador.  </w:t>
      </w:r>
      <w:r w:rsidR="00EF4DA9" w:rsidRPr="00E17FF1">
        <w:rPr>
          <w:rFonts w:eastAsia="Times New Roman"/>
          <w:lang w:val="es-SV"/>
        </w:rPr>
        <w:t>https://www.cia.gov/the-world-factbook/countries/el-salvador/</w:t>
      </w:r>
    </w:p>
    <w:p w14:paraId="3AE01303" w14:textId="29031E38" w:rsidR="00B760E9" w:rsidRPr="00B760E9" w:rsidRDefault="00B760E9" w:rsidP="00B760E9">
      <w:pPr>
        <w:ind w:left="360" w:hanging="360"/>
        <w:rPr>
          <w:rFonts w:eastAsia="Times New Roman"/>
        </w:rPr>
      </w:pPr>
      <w:bookmarkStart w:id="526" w:name="ref-Clark:1978"/>
      <w:bookmarkEnd w:id="525"/>
      <w:r w:rsidRPr="00B760E9">
        <w:rPr>
          <w:rFonts w:eastAsia="Times New Roman"/>
        </w:rPr>
        <w:t xml:space="preserve">Clark, R. J., D. G. Smith, and L. H. Kelso (1978).  Working Bibliography of Owls of the World.  </w:t>
      </w:r>
      <w:r w:rsidR="002D1894">
        <w:rPr>
          <w:rFonts w:eastAsia="Times New Roman"/>
        </w:rPr>
        <w:t xml:space="preserve">Technical Series 1. </w:t>
      </w:r>
      <w:r w:rsidRPr="00B760E9">
        <w:rPr>
          <w:rFonts w:eastAsia="Times New Roman"/>
        </w:rPr>
        <w:t>National Wildlife Federation</w:t>
      </w:r>
      <w:r w:rsidR="002D1894">
        <w:rPr>
          <w:rFonts w:eastAsia="Times New Roman"/>
        </w:rPr>
        <w:t xml:space="preserve">, Washington, DC, U.S.A. </w:t>
      </w:r>
      <w:r w:rsidRPr="00B760E9">
        <w:rPr>
          <w:rFonts w:eastAsia="Times New Roman"/>
        </w:rPr>
        <w:t xml:space="preserve"> </w:t>
      </w:r>
    </w:p>
    <w:p w14:paraId="7BF05807" w14:textId="683D6EE2" w:rsidR="00A31117" w:rsidRDefault="00A31117" w:rsidP="00E8787F">
      <w:pPr>
        <w:ind w:left="360" w:hanging="360"/>
      </w:pPr>
      <w:bookmarkStart w:id="527" w:name="ref-Corlett:2012"/>
      <w:bookmarkEnd w:id="526"/>
      <w:r w:rsidRPr="00132DF3">
        <w:rPr>
          <w:rFonts w:eastAsia="Times New Roman"/>
        </w:rPr>
        <w:t>Dickey, D.</w:t>
      </w:r>
      <w:r>
        <w:rPr>
          <w:rFonts w:eastAsia="Times New Roman"/>
        </w:rPr>
        <w:t xml:space="preserve"> </w:t>
      </w:r>
      <w:r w:rsidRPr="00132DF3">
        <w:rPr>
          <w:rFonts w:eastAsia="Times New Roman"/>
        </w:rPr>
        <w:t>R.</w:t>
      </w:r>
      <w:r>
        <w:rPr>
          <w:rFonts w:eastAsia="Times New Roman"/>
        </w:rPr>
        <w:t>,</w:t>
      </w:r>
      <w:r w:rsidRPr="00132DF3">
        <w:rPr>
          <w:rFonts w:eastAsia="Times New Roman"/>
        </w:rPr>
        <w:t xml:space="preserve"> and A.</w:t>
      </w:r>
      <w:r>
        <w:rPr>
          <w:rFonts w:eastAsia="Times New Roman"/>
        </w:rPr>
        <w:t xml:space="preserve"> </w:t>
      </w:r>
      <w:r w:rsidRPr="00132DF3">
        <w:rPr>
          <w:rFonts w:eastAsia="Times New Roman"/>
        </w:rPr>
        <w:t xml:space="preserve">J. van </w:t>
      </w:r>
      <w:proofErr w:type="spellStart"/>
      <w:r w:rsidRPr="00132DF3">
        <w:rPr>
          <w:rFonts w:eastAsia="Times New Roman"/>
        </w:rPr>
        <w:t>Rossem</w:t>
      </w:r>
      <w:proofErr w:type="spellEnd"/>
      <w:r>
        <w:rPr>
          <w:rFonts w:eastAsia="Times New Roman"/>
        </w:rPr>
        <w:t xml:space="preserve"> (</w:t>
      </w:r>
      <w:r w:rsidRPr="00132DF3">
        <w:rPr>
          <w:rFonts w:eastAsia="Times New Roman"/>
        </w:rPr>
        <w:t>1938</w:t>
      </w:r>
      <w:r>
        <w:rPr>
          <w:rFonts w:eastAsia="Times New Roman"/>
        </w:rPr>
        <w:t>)</w:t>
      </w:r>
      <w:r w:rsidRPr="00132DF3">
        <w:rPr>
          <w:rFonts w:eastAsia="Times New Roman"/>
        </w:rPr>
        <w:t xml:space="preserve">.  The </w:t>
      </w:r>
      <w:r>
        <w:rPr>
          <w:rFonts w:eastAsia="Times New Roman"/>
        </w:rPr>
        <w:t>B</w:t>
      </w:r>
      <w:r w:rsidRPr="00132DF3">
        <w:rPr>
          <w:rFonts w:eastAsia="Times New Roman"/>
        </w:rPr>
        <w:t xml:space="preserve">irds of El Salvador.  </w:t>
      </w:r>
      <w:r w:rsidRPr="009E381B">
        <w:rPr>
          <w:rFonts w:eastAsia="Times New Roman"/>
        </w:rPr>
        <w:t>Field Museum of Natural History.  Zoological Series 23:1</w:t>
      </w:r>
      <w:r w:rsidR="000D314B">
        <w:rPr>
          <w:rFonts w:eastAsia="Times New Roman"/>
        </w:rPr>
        <w:t>–</w:t>
      </w:r>
      <w:r w:rsidRPr="009E381B">
        <w:rPr>
          <w:rFonts w:eastAsia="Times New Roman"/>
        </w:rPr>
        <w:t>609.</w:t>
      </w:r>
    </w:p>
    <w:p w14:paraId="2E6C5872" w14:textId="40BB306C" w:rsidR="00342671" w:rsidRPr="00773850" w:rsidRDefault="00342671" w:rsidP="00342671">
      <w:pPr>
        <w:ind w:left="360" w:hanging="360"/>
        <w:rPr>
          <w:rFonts w:eastAsia="Times New Roman"/>
          <w:lang w:val="es-SV"/>
        </w:rPr>
      </w:pPr>
      <w:proofErr w:type="spellStart"/>
      <w:r w:rsidRPr="00773850">
        <w:rPr>
          <w:rFonts w:eastAsia="Times New Roman"/>
        </w:rPr>
        <w:lastRenderedPageBreak/>
        <w:t>Enríquez</w:t>
      </w:r>
      <w:proofErr w:type="spellEnd"/>
      <w:r w:rsidRPr="00773850">
        <w:rPr>
          <w:rFonts w:eastAsia="Times New Roman"/>
        </w:rPr>
        <w:t xml:space="preserve">, P. L., D. H. Johnson, and J. L. Rangel-Salazar (2006).  Taxonomy, distribution and conservation of owls in the Neotropics: a review. </w:t>
      </w:r>
      <w:r w:rsidRPr="00773850">
        <w:rPr>
          <w:rFonts w:eastAsia="Times New Roman"/>
          <w:lang w:val="es-SV"/>
        </w:rPr>
        <w:t>In Current Raptor Studies in México (R. Rodríguez-Estrella, Editor). México: Centro de Investigaciones Biológicas del Noroeste, S.C.: Comisión Nacional para el Conocimiento y Uso de la Biodiversidad. pp. 254</w:t>
      </w:r>
      <w:r w:rsidR="000D314B">
        <w:rPr>
          <w:rFonts w:eastAsia="Times New Roman"/>
          <w:lang w:val="es-SV"/>
        </w:rPr>
        <w:t>–</w:t>
      </w:r>
      <w:r w:rsidRPr="00773850">
        <w:rPr>
          <w:rFonts w:eastAsia="Times New Roman"/>
          <w:lang w:val="es-SV"/>
        </w:rPr>
        <w:t>307.</w:t>
      </w:r>
    </w:p>
    <w:p w14:paraId="133DFCA8" w14:textId="15EEA35E" w:rsidR="00342671" w:rsidRDefault="00C03DFC" w:rsidP="00342671">
      <w:pPr>
        <w:ind w:left="360" w:hanging="360"/>
      </w:pPr>
      <w:proofErr w:type="spellStart"/>
      <w:r w:rsidRPr="00C03DFC">
        <w:rPr>
          <w:rFonts w:eastAsia="Times New Roman"/>
        </w:rPr>
        <w:t>Enríquez</w:t>
      </w:r>
      <w:proofErr w:type="spellEnd"/>
      <w:r w:rsidRPr="00C03DFC">
        <w:rPr>
          <w:rFonts w:eastAsia="Times New Roman"/>
        </w:rPr>
        <w:t xml:space="preserve">, P. L., and J. L. </w:t>
      </w:r>
      <w:bookmarkStart w:id="528" w:name="_Hlk36367037"/>
      <w:r w:rsidRPr="00C03DFC">
        <w:rPr>
          <w:rFonts w:eastAsia="Times New Roman"/>
        </w:rPr>
        <w:t>Rangel-Salazar</w:t>
      </w:r>
      <w:bookmarkEnd w:id="528"/>
      <w:r w:rsidRPr="00C03DFC">
        <w:rPr>
          <w:rFonts w:eastAsia="Times New Roman"/>
        </w:rPr>
        <w:t xml:space="preserve"> (1997). Intra-and interspecific calling in a tropical owl community.  In Biology and Conservation of Owls of the Northern Hemisphere (J. R. Duncan, D. H. Johnson, and T. H. Nicholls, Editors). General Technical Report NC-190. US</w:t>
      </w:r>
      <w:r>
        <w:rPr>
          <w:rFonts w:eastAsia="Times New Roman"/>
        </w:rPr>
        <w:t>DA,</w:t>
      </w:r>
      <w:r w:rsidRPr="00C03DFC">
        <w:rPr>
          <w:rFonts w:eastAsia="Times New Roman"/>
        </w:rPr>
        <w:t xml:space="preserve"> Forest Service, Denver, CO, USA. pp 525-532</w:t>
      </w:r>
      <w:r w:rsidR="00105248" w:rsidRPr="00105248">
        <w:t xml:space="preserve"> </w:t>
      </w:r>
    </w:p>
    <w:p w14:paraId="7AB58CB9" w14:textId="091B0AB7" w:rsidR="00105248" w:rsidRDefault="00105248" w:rsidP="00105248">
      <w:pPr>
        <w:ind w:left="360" w:hanging="360"/>
      </w:pPr>
      <w:proofErr w:type="spellStart"/>
      <w:r>
        <w:t>Enríquez</w:t>
      </w:r>
      <w:proofErr w:type="spellEnd"/>
      <w:r>
        <w:t>-Rocha, P., J. L. Rangel-Salazar, and D. W. Holt (1993). Presence and distribution of Mexican owls: a review. Journal of Raptor Research 27:154–160.</w:t>
      </w:r>
    </w:p>
    <w:p w14:paraId="672E3AA3" w14:textId="0D5239F6" w:rsidR="00105248" w:rsidRDefault="006E7D87" w:rsidP="00105248">
      <w:pPr>
        <w:ind w:left="360" w:hanging="360"/>
      </w:pPr>
      <w:bookmarkStart w:id="529" w:name="ref-Enriquez:2001"/>
      <w:bookmarkEnd w:id="527"/>
      <w:proofErr w:type="spellStart"/>
      <w:r w:rsidRPr="00105248">
        <w:t>Enrı́quez</w:t>
      </w:r>
      <w:proofErr w:type="spellEnd"/>
      <w:r w:rsidR="00105248" w:rsidRPr="00105248">
        <w:t xml:space="preserve"> Rocha</w:t>
      </w:r>
      <w:r w:rsidRPr="00105248">
        <w:t>, P., and J.</w:t>
      </w:r>
      <w:r w:rsidR="00105248" w:rsidRPr="00105248">
        <w:t xml:space="preserve"> L. </w:t>
      </w:r>
      <w:r>
        <w:t>Rangel-Salazar</w:t>
      </w:r>
      <w:r w:rsidR="00773850">
        <w:t xml:space="preserve"> (</w:t>
      </w:r>
      <w:r>
        <w:t>2001</w:t>
      </w:r>
      <w:r w:rsidR="00773850">
        <w:t>)</w:t>
      </w:r>
      <w:r>
        <w:t>. Owl occurrence and calling behavior in a tropical rain forest. Journal of Raptor Research 35:107–114.</w:t>
      </w:r>
      <w:bookmarkStart w:id="530" w:name="ref-Enriquez-Rocha:1993"/>
      <w:r w:rsidR="00105248" w:rsidRPr="00105248">
        <w:t xml:space="preserve"> </w:t>
      </w:r>
    </w:p>
    <w:p w14:paraId="43D09C3E" w14:textId="57C5B2C4" w:rsidR="008728AC" w:rsidRDefault="006E7D87" w:rsidP="00E8787F">
      <w:pPr>
        <w:ind w:left="360" w:hanging="360"/>
      </w:pPr>
      <w:bookmarkStart w:id="531" w:name="ref-Esclarski:2014"/>
      <w:bookmarkEnd w:id="529"/>
      <w:bookmarkEnd w:id="530"/>
      <w:proofErr w:type="spellStart"/>
      <w:r>
        <w:t>Esclarski</w:t>
      </w:r>
      <w:proofErr w:type="spellEnd"/>
      <w:r>
        <w:t>, P., and R. Cintra</w:t>
      </w:r>
      <w:r w:rsidR="001E7CE9">
        <w:t xml:space="preserve"> (</w:t>
      </w:r>
      <w:r>
        <w:t>2014</w:t>
      </w:r>
      <w:r w:rsidR="001E7CE9">
        <w:t>)</w:t>
      </w:r>
      <w:r>
        <w:t xml:space="preserve">. Effects of terra </w:t>
      </w:r>
      <w:proofErr w:type="spellStart"/>
      <w:r>
        <w:t>firm</w:t>
      </w:r>
      <w:r w:rsidR="001E7CE9">
        <w:t>e</w:t>
      </w:r>
      <w:proofErr w:type="spellEnd"/>
      <w:r>
        <w:t xml:space="preserve">-forest structure on habitat use by owls (Aves: Strigiformes) in central Brazilian Amazonia. </w:t>
      </w:r>
      <w:proofErr w:type="spellStart"/>
      <w:r>
        <w:t>Ornitologia</w:t>
      </w:r>
      <w:proofErr w:type="spellEnd"/>
      <w:r>
        <w:t xml:space="preserve"> Neotropical 25:433–458.</w:t>
      </w:r>
    </w:p>
    <w:p w14:paraId="3506CC05" w14:textId="43201465" w:rsidR="008728AC" w:rsidRDefault="006E7D87" w:rsidP="00E8787F">
      <w:pPr>
        <w:ind w:left="360" w:hanging="360"/>
      </w:pPr>
      <w:bookmarkStart w:id="532" w:name="ref-Flesch:2007"/>
      <w:bookmarkEnd w:id="531"/>
      <w:r w:rsidRPr="002048D8">
        <w:t xml:space="preserve">Flesch, A. D., and R. J. </w:t>
      </w:r>
      <w:proofErr w:type="spellStart"/>
      <w:r w:rsidRPr="002048D8">
        <w:t>Steidl</w:t>
      </w:r>
      <w:proofErr w:type="spellEnd"/>
      <w:r w:rsidR="001E7CE9" w:rsidRPr="002048D8">
        <w:t xml:space="preserve"> (</w:t>
      </w:r>
      <w:r w:rsidRPr="002048D8">
        <w:t>2007</w:t>
      </w:r>
      <w:r w:rsidR="001E7CE9" w:rsidRPr="002048D8">
        <w:t>)</w:t>
      </w:r>
      <w:r w:rsidRPr="002048D8">
        <w:t xml:space="preserve">. </w:t>
      </w:r>
      <w:r>
        <w:t>Detectability and response rates of Ferruginous Pygmy-Owls. Journal of Wildlife Management 71:981–990.</w:t>
      </w:r>
    </w:p>
    <w:p w14:paraId="5EE4AB0C" w14:textId="465B3619" w:rsidR="00F47FA1" w:rsidRDefault="00F47FA1" w:rsidP="00E8787F">
      <w:pPr>
        <w:ind w:left="360" w:hanging="360"/>
      </w:pPr>
      <w:bookmarkStart w:id="533" w:name="ref-Fuller:1987"/>
      <w:bookmarkEnd w:id="532"/>
      <w:r w:rsidRPr="00132DF3">
        <w:rPr>
          <w:rFonts w:eastAsia="Times New Roman"/>
        </w:rPr>
        <w:t>Fuller, M.</w:t>
      </w:r>
      <w:r>
        <w:rPr>
          <w:rFonts w:eastAsia="Times New Roman"/>
        </w:rPr>
        <w:t xml:space="preserve"> </w:t>
      </w:r>
      <w:r w:rsidRPr="00132DF3">
        <w:rPr>
          <w:rFonts w:eastAsia="Times New Roman"/>
        </w:rPr>
        <w:t>R.</w:t>
      </w:r>
      <w:r>
        <w:rPr>
          <w:rFonts w:eastAsia="Times New Roman"/>
        </w:rPr>
        <w:t>,</w:t>
      </w:r>
      <w:r w:rsidRPr="00132DF3">
        <w:rPr>
          <w:rFonts w:eastAsia="Times New Roman"/>
        </w:rPr>
        <w:t xml:space="preserve"> and J.</w:t>
      </w:r>
      <w:r>
        <w:rPr>
          <w:rFonts w:eastAsia="Times New Roman"/>
        </w:rPr>
        <w:t xml:space="preserve"> </w:t>
      </w:r>
      <w:r w:rsidRPr="00132DF3">
        <w:rPr>
          <w:rFonts w:eastAsia="Times New Roman"/>
        </w:rPr>
        <w:t>A. Mosher</w:t>
      </w:r>
      <w:r>
        <w:rPr>
          <w:rFonts w:eastAsia="Times New Roman"/>
        </w:rPr>
        <w:t xml:space="preserve"> (</w:t>
      </w:r>
      <w:r w:rsidRPr="00132DF3">
        <w:rPr>
          <w:rFonts w:eastAsia="Times New Roman"/>
        </w:rPr>
        <w:t>1987</w:t>
      </w:r>
      <w:r>
        <w:rPr>
          <w:rFonts w:eastAsia="Times New Roman"/>
        </w:rPr>
        <w:t>)</w:t>
      </w:r>
      <w:r w:rsidRPr="00132DF3">
        <w:rPr>
          <w:rFonts w:eastAsia="Times New Roman"/>
        </w:rPr>
        <w:t xml:space="preserve">. </w:t>
      </w:r>
      <w:r>
        <w:rPr>
          <w:rFonts w:eastAsia="Times New Roman"/>
        </w:rPr>
        <w:t xml:space="preserve"> </w:t>
      </w:r>
      <w:r w:rsidRPr="00132DF3">
        <w:rPr>
          <w:rFonts w:eastAsia="Times New Roman"/>
        </w:rPr>
        <w:t xml:space="preserve">Raptor survey techniques. </w:t>
      </w:r>
      <w:r w:rsidRPr="00E17FF1">
        <w:rPr>
          <w:rFonts w:eastAsia="Times New Roman"/>
        </w:rPr>
        <w:t>In</w:t>
      </w:r>
      <w:r w:rsidRPr="00132DF3">
        <w:rPr>
          <w:rFonts w:eastAsia="Times New Roman"/>
        </w:rPr>
        <w:t xml:space="preserve"> Raptor </w:t>
      </w:r>
      <w:r>
        <w:rPr>
          <w:rFonts w:eastAsia="Times New Roman"/>
        </w:rPr>
        <w:t>Management</w:t>
      </w:r>
      <w:r w:rsidRPr="00132DF3">
        <w:rPr>
          <w:rFonts w:eastAsia="Times New Roman"/>
        </w:rPr>
        <w:t xml:space="preserve"> </w:t>
      </w:r>
      <w:r>
        <w:rPr>
          <w:rFonts w:eastAsia="Times New Roman"/>
        </w:rPr>
        <w:t>T</w:t>
      </w:r>
      <w:r w:rsidRPr="00132DF3">
        <w:rPr>
          <w:rFonts w:eastAsia="Times New Roman"/>
        </w:rPr>
        <w:t xml:space="preserve">echniques </w:t>
      </w:r>
      <w:r>
        <w:rPr>
          <w:rFonts w:eastAsia="Times New Roman"/>
        </w:rPr>
        <w:t>M</w:t>
      </w:r>
      <w:r w:rsidRPr="00132DF3">
        <w:rPr>
          <w:rFonts w:eastAsia="Times New Roman"/>
        </w:rPr>
        <w:t>anual</w:t>
      </w:r>
      <w:r>
        <w:rPr>
          <w:rFonts w:eastAsia="Times New Roman"/>
        </w:rPr>
        <w:t xml:space="preserve"> (</w:t>
      </w:r>
      <w:r w:rsidRPr="00132DF3">
        <w:rPr>
          <w:rFonts w:eastAsia="Times New Roman"/>
        </w:rPr>
        <w:t>B.</w:t>
      </w:r>
      <w:r>
        <w:rPr>
          <w:rFonts w:eastAsia="Times New Roman"/>
        </w:rPr>
        <w:t xml:space="preserve"> </w:t>
      </w:r>
      <w:r w:rsidRPr="00132DF3">
        <w:rPr>
          <w:rFonts w:eastAsia="Times New Roman"/>
        </w:rPr>
        <w:t>A.</w:t>
      </w:r>
      <w:r>
        <w:rPr>
          <w:rFonts w:eastAsia="Times New Roman"/>
        </w:rPr>
        <w:t xml:space="preserve"> G.  </w:t>
      </w:r>
      <w:r w:rsidRPr="00132DF3">
        <w:rPr>
          <w:rFonts w:eastAsia="Times New Roman"/>
        </w:rPr>
        <w:t>Pendleton, B.</w:t>
      </w:r>
      <w:r>
        <w:rPr>
          <w:rFonts w:eastAsia="Times New Roman"/>
        </w:rPr>
        <w:t xml:space="preserve"> </w:t>
      </w:r>
      <w:r w:rsidRPr="00132DF3">
        <w:rPr>
          <w:rFonts w:eastAsia="Times New Roman"/>
        </w:rPr>
        <w:t>A. Millsap, K.</w:t>
      </w:r>
      <w:r>
        <w:rPr>
          <w:rFonts w:eastAsia="Times New Roman"/>
        </w:rPr>
        <w:t xml:space="preserve"> </w:t>
      </w:r>
      <w:r w:rsidRPr="00132DF3">
        <w:rPr>
          <w:rFonts w:eastAsia="Times New Roman"/>
        </w:rPr>
        <w:t>W. Cline, and D.</w:t>
      </w:r>
      <w:r>
        <w:rPr>
          <w:rFonts w:eastAsia="Times New Roman"/>
        </w:rPr>
        <w:t xml:space="preserve"> </w:t>
      </w:r>
      <w:r w:rsidRPr="00132DF3">
        <w:rPr>
          <w:rFonts w:eastAsia="Times New Roman"/>
        </w:rPr>
        <w:t>M. Bird</w:t>
      </w:r>
      <w:r>
        <w:rPr>
          <w:rFonts w:eastAsia="Times New Roman"/>
        </w:rPr>
        <w:t>, Editors).</w:t>
      </w:r>
      <w:r w:rsidRPr="00132DF3">
        <w:rPr>
          <w:rFonts w:eastAsia="Times New Roman"/>
        </w:rPr>
        <w:t xml:space="preserve"> National Wildlife Federation</w:t>
      </w:r>
      <w:r>
        <w:rPr>
          <w:rFonts w:eastAsia="Times New Roman"/>
        </w:rPr>
        <w:t>,</w:t>
      </w:r>
      <w:r w:rsidRPr="00132DF3">
        <w:rPr>
          <w:rFonts w:eastAsia="Times New Roman"/>
        </w:rPr>
        <w:t xml:space="preserve"> Washington, DC</w:t>
      </w:r>
      <w:r>
        <w:rPr>
          <w:rFonts w:eastAsia="Times New Roman"/>
        </w:rPr>
        <w:t>, USA.</w:t>
      </w:r>
      <w:r w:rsidRPr="00132DF3">
        <w:rPr>
          <w:rFonts w:eastAsia="Times New Roman"/>
        </w:rPr>
        <w:t xml:space="preserve"> </w:t>
      </w:r>
      <w:r>
        <w:rPr>
          <w:rFonts w:eastAsia="Times New Roman"/>
        </w:rPr>
        <w:t xml:space="preserve">pp </w:t>
      </w:r>
      <w:r w:rsidRPr="00132DF3">
        <w:rPr>
          <w:rFonts w:eastAsia="Times New Roman"/>
        </w:rPr>
        <w:t>37-65.</w:t>
      </w:r>
    </w:p>
    <w:p w14:paraId="4A71D13C" w14:textId="24EFC126" w:rsidR="008728AC" w:rsidRDefault="006E7D87" w:rsidP="00E8787F">
      <w:pPr>
        <w:ind w:left="360" w:hanging="360"/>
      </w:pPr>
      <w:bookmarkStart w:id="534" w:name="ref-Gelman:2008"/>
      <w:bookmarkEnd w:id="533"/>
      <w:r w:rsidRPr="002048D8">
        <w:t xml:space="preserve">Gelman, A., A. </w:t>
      </w:r>
      <w:proofErr w:type="spellStart"/>
      <w:r w:rsidRPr="002048D8">
        <w:t>Jakulin</w:t>
      </w:r>
      <w:proofErr w:type="spellEnd"/>
      <w:r w:rsidRPr="002048D8">
        <w:t xml:space="preserve">, M. G. </w:t>
      </w:r>
      <w:proofErr w:type="spellStart"/>
      <w:r w:rsidRPr="002048D8">
        <w:t>Pittau</w:t>
      </w:r>
      <w:proofErr w:type="spellEnd"/>
      <w:r w:rsidRPr="002048D8">
        <w:t xml:space="preserve">, and Y.-S. </w:t>
      </w:r>
      <w:proofErr w:type="spellStart"/>
      <w:r w:rsidRPr="002048D8">
        <w:t>Su</w:t>
      </w:r>
      <w:proofErr w:type="spellEnd"/>
      <w:r w:rsidR="001E7CE9" w:rsidRPr="002048D8">
        <w:t xml:space="preserve"> (</w:t>
      </w:r>
      <w:r w:rsidRPr="002048D8">
        <w:t>2008</w:t>
      </w:r>
      <w:r w:rsidR="001E7CE9" w:rsidRPr="002048D8">
        <w:t>)</w:t>
      </w:r>
      <w:r w:rsidRPr="002048D8">
        <w:t xml:space="preserve">. </w:t>
      </w:r>
      <w:r>
        <w:t>A weakly informative default prior distribution for logistic and other regression models. The Annals of Applied Statistics 2:1360–1383.</w:t>
      </w:r>
    </w:p>
    <w:p w14:paraId="636B3E78" w14:textId="75A35A88" w:rsidR="007915C5" w:rsidRDefault="00773850" w:rsidP="007915C5">
      <w:pPr>
        <w:ind w:left="360" w:hanging="360"/>
        <w:rPr>
          <w:rFonts w:eastAsia="Times New Roman"/>
        </w:rPr>
      </w:pPr>
      <w:r w:rsidRPr="00773850">
        <w:rPr>
          <w:rFonts w:eastAsia="Times New Roman"/>
        </w:rPr>
        <w:lastRenderedPageBreak/>
        <w:t xml:space="preserve">Gerhardt, R. P. (1989).  Response of the </w:t>
      </w:r>
      <w:r w:rsidR="000D314B">
        <w:rPr>
          <w:rFonts w:eastAsia="Times New Roman"/>
        </w:rPr>
        <w:t>M</w:t>
      </w:r>
      <w:r w:rsidRPr="00773850">
        <w:rPr>
          <w:rFonts w:eastAsia="Times New Roman"/>
        </w:rPr>
        <w:t xml:space="preserve">ottled </w:t>
      </w:r>
      <w:r w:rsidR="000D314B">
        <w:rPr>
          <w:rFonts w:eastAsia="Times New Roman"/>
        </w:rPr>
        <w:t>O</w:t>
      </w:r>
      <w:r w:rsidRPr="00773850">
        <w:rPr>
          <w:rFonts w:eastAsia="Times New Roman"/>
        </w:rPr>
        <w:t>wl (</w:t>
      </w:r>
      <w:proofErr w:type="spellStart"/>
      <w:r w:rsidRPr="00773850">
        <w:rPr>
          <w:rFonts w:eastAsia="Times New Roman"/>
          <w:i/>
          <w:iCs/>
        </w:rPr>
        <w:t>Ciccaba</w:t>
      </w:r>
      <w:proofErr w:type="spellEnd"/>
      <w:r w:rsidRPr="00773850">
        <w:rPr>
          <w:rFonts w:eastAsia="Times New Roman"/>
          <w:i/>
          <w:iCs/>
        </w:rPr>
        <w:t xml:space="preserve"> virgata</w:t>
      </w:r>
      <w:r w:rsidRPr="00773850">
        <w:rPr>
          <w:rFonts w:eastAsia="Times New Roman"/>
        </w:rPr>
        <w:t>) to broadcast of conspecific call.  In Maya Project: Use of Raptors as Environmental Indices for Design and Management of Protected Areas and for Building Local Capacity for Conservation in Latin America Progress Report II (W. A. Burnham, J. P. Jenny, and C. W. Turley, Editors).  The Peregrine Fund, Inc. World Center for Birds of Prey, Boise, ID, USA.</w:t>
      </w:r>
      <w:r w:rsidR="007915C5" w:rsidRPr="007915C5">
        <w:rPr>
          <w:rFonts w:eastAsia="Times New Roman"/>
        </w:rPr>
        <w:t xml:space="preserve"> </w:t>
      </w:r>
      <w:r w:rsidR="00E17FF1">
        <w:rPr>
          <w:rFonts w:eastAsia="Times New Roman"/>
        </w:rPr>
        <w:t>pp. 37-43.</w:t>
      </w:r>
    </w:p>
    <w:p w14:paraId="30C2454A" w14:textId="4634428B" w:rsidR="007915C5" w:rsidRPr="007915C5" w:rsidRDefault="007915C5" w:rsidP="007915C5">
      <w:pPr>
        <w:ind w:left="360" w:hanging="360"/>
        <w:rPr>
          <w:rFonts w:eastAsia="Times New Roman"/>
        </w:rPr>
      </w:pPr>
      <w:r w:rsidRPr="007915C5">
        <w:rPr>
          <w:rFonts w:eastAsia="Times New Roman"/>
        </w:rPr>
        <w:t xml:space="preserve">Gerhardt, R. P., and D. M. Gerhardt (2012). Mexican Wood Owl.  </w:t>
      </w:r>
      <w:r w:rsidRPr="00E17FF1">
        <w:rPr>
          <w:rFonts w:eastAsia="Times New Roman"/>
        </w:rPr>
        <w:t>In</w:t>
      </w:r>
      <w:r w:rsidRPr="007915C5">
        <w:rPr>
          <w:rFonts w:eastAsia="Times New Roman"/>
        </w:rPr>
        <w:t xml:space="preserve"> Neotropical Birds of Prey</w:t>
      </w:r>
      <w:r>
        <w:rPr>
          <w:rFonts w:eastAsia="Times New Roman"/>
        </w:rPr>
        <w:t>:</w:t>
      </w:r>
      <w:r w:rsidRPr="007915C5">
        <w:rPr>
          <w:rFonts w:eastAsia="Times New Roman"/>
        </w:rPr>
        <w:t xml:space="preserve"> Biology and Ecology of a Forest Raptor Community (D. F. Whitacre, Editor). Cornell University Press, Ithaca, NY, USA and London, England. pp. 313-319.</w:t>
      </w:r>
    </w:p>
    <w:p w14:paraId="1A690A39" w14:textId="78143C78" w:rsidR="008728AC" w:rsidRDefault="006E7D87" w:rsidP="00E8787F">
      <w:pPr>
        <w:ind w:left="360" w:hanging="360"/>
      </w:pPr>
      <w:bookmarkStart w:id="535" w:name="ref-Gonzalez:2017"/>
      <w:bookmarkEnd w:id="534"/>
      <w:r w:rsidRPr="00E17FF1">
        <w:t>Gonzalez, R., R. Pineda, and L. Pineda</w:t>
      </w:r>
      <w:r w:rsidR="008E41C0" w:rsidRPr="00E17FF1">
        <w:t xml:space="preserve"> (</w:t>
      </w:r>
      <w:r w:rsidRPr="00E17FF1">
        <w:t>2017</w:t>
      </w:r>
      <w:r w:rsidR="008E41C0" w:rsidRPr="00E17FF1">
        <w:t>)</w:t>
      </w:r>
      <w:r w:rsidRPr="00E17FF1">
        <w:t xml:space="preserve">. </w:t>
      </w:r>
      <w:r>
        <w:t>Photographic documentation of Fulvous Owl (</w:t>
      </w:r>
      <w:proofErr w:type="spellStart"/>
      <w:r>
        <w:rPr>
          <w:i/>
        </w:rPr>
        <w:t>Strix</w:t>
      </w:r>
      <w:proofErr w:type="spellEnd"/>
      <w:r>
        <w:rPr>
          <w:i/>
        </w:rPr>
        <w:t xml:space="preserve"> </w:t>
      </w:r>
      <w:proofErr w:type="spellStart"/>
      <w:r>
        <w:rPr>
          <w:i/>
        </w:rPr>
        <w:t>fulvescens</w:t>
      </w:r>
      <w:proofErr w:type="spellEnd"/>
      <w:r w:rsidR="008E41C0" w:rsidRPr="008E41C0">
        <w:rPr>
          <w:iCs/>
        </w:rPr>
        <w:t>)</w:t>
      </w:r>
      <w:r w:rsidR="008E41C0">
        <w:rPr>
          <w:iCs/>
        </w:rPr>
        <w:t xml:space="preserve"> </w:t>
      </w:r>
      <w:r w:rsidR="008E41C0" w:rsidRPr="00303B63">
        <w:rPr>
          <w:rFonts w:eastAsia="Times New Roman"/>
        </w:rPr>
        <w:t>[</w:t>
      </w:r>
      <w:proofErr w:type="spellStart"/>
      <w:r w:rsidR="008E41C0" w:rsidRPr="00303B63">
        <w:rPr>
          <w:rFonts w:eastAsia="Times New Roman"/>
        </w:rPr>
        <w:t>Scl</w:t>
      </w:r>
      <w:r w:rsidR="008E41C0">
        <w:rPr>
          <w:rFonts w:eastAsia="Times New Roman"/>
        </w:rPr>
        <w:t>ater</w:t>
      </w:r>
      <w:proofErr w:type="spellEnd"/>
      <w:r w:rsidR="008E41C0">
        <w:rPr>
          <w:rFonts w:eastAsia="Times New Roman"/>
        </w:rPr>
        <w:t xml:space="preserve"> and </w:t>
      </w:r>
      <w:proofErr w:type="spellStart"/>
      <w:r w:rsidR="008E41C0">
        <w:rPr>
          <w:rFonts w:eastAsia="Times New Roman"/>
        </w:rPr>
        <w:t>Salvin</w:t>
      </w:r>
      <w:proofErr w:type="spellEnd"/>
      <w:r w:rsidR="008E41C0">
        <w:rPr>
          <w:rFonts w:eastAsia="Times New Roman"/>
        </w:rPr>
        <w:t xml:space="preserve">, 1868], </w:t>
      </w:r>
      <w:r>
        <w:t xml:space="preserve">in Montecristo National Park, El Salvador. </w:t>
      </w:r>
      <w:proofErr w:type="spellStart"/>
      <w:r>
        <w:t>Spizaetus</w:t>
      </w:r>
      <w:proofErr w:type="spellEnd"/>
      <w:r>
        <w:t xml:space="preserve"> Neotropical Raptor Network Newsletter. 24:16–21.</w:t>
      </w:r>
    </w:p>
    <w:p w14:paraId="4AB9FE87" w14:textId="0BC2C5A1" w:rsidR="008728AC" w:rsidRDefault="006E7D87" w:rsidP="00E8787F">
      <w:pPr>
        <w:ind w:left="360" w:hanging="360"/>
      </w:pPr>
      <w:bookmarkStart w:id="536" w:name="ref-Guillera-Arroita:2019"/>
      <w:bookmarkEnd w:id="535"/>
      <w:proofErr w:type="spellStart"/>
      <w:r>
        <w:t>Guillera-Arroita</w:t>
      </w:r>
      <w:proofErr w:type="spellEnd"/>
      <w:r>
        <w:t xml:space="preserve">, G., M. </w:t>
      </w:r>
      <w:proofErr w:type="spellStart"/>
      <w:r>
        <w:t>Kéry</w:t>
      </w:r>
      <w:proofErr w:type="spellEnd"/>
      <w:r>
        <w:t xml:space="preserve">, and J. J. </w:t>
      </w:r>
      <w:proofErr w:type="spellStart"/>
      <w:r>
        <w:t>Lohoz-Monfort</w:t>
      </w:r>
      <w:proofErr w:type="spellEnd"/>
      <w:r w:rsidR="00885C68">
        <w:t xml:space="preserve"> (</w:t>
      </w:r>
      <w:r>
        <w:t>2019</w:t>
      </w:r>
      <w:r w:rsidR="00885C68">
        <w:t>)</w:t>
      </w:r>
      <w:r>
        <w:t>. Inferring species richness using multispecies occupancy modeling: Estimation performance and interpretation. Ecology and Evolution 9:780–792.</w:t>
      </w:r>
    </w:p>
    <w:p w14:paraId="5C66685E" w14:textId="47103D0A" w:rsidR="008728AC" w:rsidRDefault="006E7D87" w:rsidP="00E8787F">
      <w:pPr>
        <w:ind w:left="360" w:hanging="360"/>
      </w:pPr>
      <w:bookmarkStart w:id="537" w:name="ref-Johnsgard:1988"/>
      <w:bookmarkEnd w:id="536"/>
      <w:proofErr w:type="spellStart"/>
      <w:r>
        <w:t>Johnsgard</w:t>
      </w:r>
      <w:proofErr w:type="spellEnd"/>
      <w:r>
        <w:t xml:space="preserve">, P. A. </w:t>
      </w:r>
      <w:r w:rsidR="00D732DD">
        <w:t>(</w:t>
      </w:r>
      <w:r w:rsidR="008E41C0">
        <w:t>2002</w:t>
      </w:r>
      <w:r w:rsidR="00D732DD">
        <w:t>)</w:t>
      </w:r>
      <w:r>
        <w:t xml:space="preserve">. North </w:t>
      </w:r>
      <w:r w:rsidR="00D732DD">
        <w:t>A</w:t>
      </w:r>
      <w:r>
        <w:t xml:space="preserve">merican </w:t>
      </w:r>
      <w:r w:rsidR="00D732DD">
        <w:t>O</w:t>
      </w:r>
      <w:r>
        <w:t xml:space="preserve">wls: Biology and </w:t>
      </w:r>
      <w:r w:rsidR="00D732DD">
        <w:t>N</w:t>
      </w:r>
      <w:r>
        <w:t xml:space="preserve">atural </w:t>
      </w:r>
      <w:r w:rsidR="00D732DD">
        <w:t>H</w:t>
      </w:r>
      <w:r>
        <w:t xml:space="preserve">istory. </w:t>
      </w:r>
      <w:r w:rsidR="00D24530" w:rsidRPr="00132DF3">
        <w:rPr>
          <w:rFonts w:eastAsia="Times New Roman"/>
        </w:rPr>
        <w:t>Smithsonian Institution, Washington, DC</w:t>
      </w:r>
      <w:r w:rsidR="00D24530">
        <w:rPr>
          <w:rFonts w:eastAsia="Times New Roman"/>
        </w:rPr>
        <w:t>, USA.</w:t>
      </w:r>
    </w:p>
    <w:p w14:paraId="5FBECA7E" w14:textId="08DA7E9B" w:rsidR="008728AC" w:rsidRDefault="006E7D87" w:rsidP="00E8787F">
      <w:pPr>
        <w:ind w:left="360" w:hanging="360"/>
      </w:pPr>
      <w:bookmarkStart w:id="538" w:name="ref-Komar:2002"/>
      <w:bookmarkEnd w:id="537"/>
      <w:proofErr w:type="spellStart"/>
      <w:r>
        <w:t>Komar</w:t>
      </w:r>
      <w:proofErr w:type="spellEnd"/>
      <w:r>
        <w:t xml:space="preserve">, O. </w:t>
      </w:r>
      <w:r w:rsidR="00773850">
        <w:t>(</w:t>
      </w:r>
      <w:r>
        <w:t>2002</w:t>
      </w:r>
      <w:r w:rsidR="00773850">
        <w:t>)</w:t>
      </w:r>
      <w:r>
        <w:t>. Priority conservation areas for birds in El Salvador. Animal Conservation 5:173–183.</w:t>
      </w:r>
    </w:p>
    <w:p w14:paraId="356B36A4" w14:textId="63E08EAE" w:rsidR="008728AC" w:rsidRDefault="006E7D87" w:rsidP="00E8787F">
      <w:pPr>
        <w:ind w:left="360" w:hanging="360"/>
      </w:pPr>
      <w:bookmarkStart w:id="539" w:name="ref-Komar:2010"/>
      <w:bookmarkEnd w:id="538"/>
      <w:proofErr w:type="spellStart"/>
      <w:r>
        <w:t>Komar</w:t>
      </w:r>
      <w:proofErr w:type="spellEnd"/>
      <w:r>
        <w:t xml:space="preserve">, O. </w:t>
      </w:r>
      <w:r w:rsidR="00FD17E3">
        <w:t>(</w:t>
      </w:r>
      <w:r>
        <w:t>2010</w:t>
      </w:r>
      <w:r w:rsidR="00FD17E3">
        <w:t>)</w:t>
      </w:r>
      <w:r>
        <w:t>. Research stewardship strategy for Montecristo National Park, El Salvador. USAID</w:t>
      </w:r>
      <w:r w:rsidR="00FD17E3">
        <w:t xml:space="preserve"> Technical report</w:t>
      </w:r>
      <w:r>
        <w:t>.</w:t>
      </w:r>
      <w:r w:rsidR="00FD17E3">
        <w:t xml:space="preserve"> </w:t>
      </w:r>
    </w:p>
    <w:p w14:paraId="6D1BF682" w14:textId="2AFCC451" w:rsidR="008728AC" w:rsidRPr="00665E51" w:rsidRDefault="006E7D87" w:rsidP="00E8787F">
      <w:pPr>
        <w:ind w:left="360" w:hanging="360"/>
        <w:rPr>
          <w:lang w:val="es-SV"/>
        </w:rPr>
      </w:pPr>
      <w:bookmarkStart w:id="540" w:name="ref-Konig:1999"/>
      <w:bookmarkEnd w:id="539"/>
      <w:r w:rsidRPr="00E17FF1">
        <w:rPr>
          <w:lang w:val="de-DE"/>
        </w:rPr>
        <w:t xml:space="preserve">König, C., </w:t>
      </w:r>
      <w:r w:rsidR="00FD17E3" w:rsidRPr="00E17FF1">
        <w:rPr>
          <w:rFonts w:eastAsia="Times New Roman"/>
          <w:lang w:val="de-DE"/>
        </w:rPr>
        <w:t xml:space="preserve">F. Weick, and J-H. </w:t>
      </w:r>
      <w:proofErr w:type="spellStart"/>
      <w:r w:rsidR="00FD17E3" w:rsidRPr="00665E51">
        <w:rPr>
          <w:rFonts w:eastAsia="Times New Roman"/>
        </w:rPr>
        <w:t>Becking</w:t>
      </w:r>
      <w:proofErr w:type="spellEnd"/>
      <w:r w:rsidR="00FD17E3" w:rsidRPr="00665E51">
        <w:rPr>
          <w:rFonts w:eastAsia="Times New Roman"/>
        </w:rPr>
        <w:t xml:space="preserve"> </w:t>
      </w:r>
      <w:r w:rsidR="00FD17E3" w:rsidRPr="00665E51">
        <w:t>(</w:t>
      </w:r>
      <w:r w:rsidRPr="00665E51">
        <w:t>1999</w:t>
      </w:r>
      <w:r w:rsidR="00FD17E3" w:rsidRPr="00665E51">
        <w:t>)</w:t>
      </w:r>
      <w:r w:rsidRPr="00665E51">
        <w:t xml:space="preserve">. </w:t>
      </w:r>
      <w:r>
        <w:t xml:space="preserve">Owls: A </w:t>
      </w:r>
      <w:r w:rsidR="00FD17E3">
        <w:t>G</w:t>
      </w:r>
      <w:r>
        <w:t xml:space="preserve">uide to </w:t>
      </w:r>
      <w:r w:rsidR="00FD17E3">
        <w:t>O</w:t>
      </w:r>
      <w:r>
        <w:t xml:space="preserve">wls of the </w:t>
      </w:r>
      <w:r w:rsidR="00FD17E3">
        <w:t>W</w:t>
      </w:r>
      <w:r>
        <w:t xml:space="preserve">orld. </w:t>
      </w:r>
      <w:r w:rsidRPr="00665E51">
        <w:rPr>
          <w:lang w:val="es-SV"/>
        </w:rPr>
        <w:t>Yale University Press, New Haven, CT</w:t>
      </w:r>
      <w:r w:rsidR="00FD17E3" w:rsidRPr="00665E51">
        <w:rPr>
          <w:lang w:val="es-SV"/>
        </w:rPr>
        <w:t>, USA</w:t>
      </w:r>
      <w:r w:rsidRPr="00665E51">
        <w:rPr>
          <w:lang w:val="es-SV"/>
        </w:rPr>
        <w:t>.</w:t>
      </w:r>
    </w:p>
    <w:p w14:paraId="64CCDD9F" w14:textId="6E94F74F" w:rsidR="008728AC" w:rsidRDefault="006E7D87" w:rsidP="00E8787F">
      <w:pPr>
        <w:ind w:left="360" w:hanging="360"/>
      </w:pPr>
      <w:bookmarkStart w:id="541" w:name="ref-Marin-Gomez:2017"/>
      <w:bookmarkEnd w:id="540"/>
      <w:r w:rsidRPr="00665E51">
        <w:rPr>
          <w:lang w:val="es-SV"/>
        </w:rPr>
        <w:lastRenderedPageBreak/>
        <w:t>Marín-Gómez, O. H., Y. Toro-López, M. M. López-García, J. I. Garzón Zuluaga, and D. M. Santa-Aristizabal</w:t>
      </w:r>
      <w:r w:rsidR="00885C68">
        <w:rPr>
          <w:lang w:val="es-SV"/>
        </w:rPr>
        <w:t xml:space="preserve"> (</w:t>
      </w:r>
      <w:r w:rsidRPr="00885C68">
        <w:rPr>
          <w:lang w:val="es-SV"/>
        </w:rPr>
        <w:t>2017</w:t>
      </w:r>
      <w:r w:rsidR="00885C68" w:rsidRPr="00885C68">
        <w:rPr>
          <w:lang w:val="es-SV"/>
        </w:rPr>
        <w:t>)</w:t>
      </w:r>
      <w:r w:rsidRPr="00885C68">
        <w:rPr>
          <w:lang w:val="es-SV"/>
        </w:rPr>
        <w:t xml:space="preserve">. </w:t>
      </w:r>
      <w:r>
        <w:t>First records of the Spectacled Owl (</w:t>
      </w:r>
      <w:proofErr w:type="spellStart"/>
      <w:r>
        <w:rPr>
          <w:i/>
        </w:rPr>
        <w:t>Pulsatrix</w:t>
      </w:r>
      <w:proofErr w:type="spellEnd"/>
      <w:r>
        <w:rPr>
          <w:i/>
        </w:rPr>
        <w:t xml:space="preserve"> </w:t>
      </w:r>
      <w:proofErr w:type="spellStart"/>
      <w:r>
        <w:rPr>
          <w:i/>
        </w:rPr>
        <w:t>perspicillata</w:t>
      </w:r>
      <w:proofErr w:type="spellEnd"/>
      <w:r>
        <w:t>) in urban areas, with notes on reproduction. North-Western Journal of Zoology 13:</w:t>
      </w:r>
      <w:r w:rsidR="00885C68">
        <w:t>368</w:t>
      </w:r>
      <w:r w:rsidR="00C978C4">
        <w:t>–</w:t>
      </w:r>
      <w:r w:rsidR="00885C68">
        <w:t>371</w:t>
      </w:r>
      <w:r>
        <w:t>.</w:t>
      </w:r>
    </w:p>
    <w:p w14:paraId="225F1B78" w14:textId="68CC02F8" w:rsidR="008728AC" w:rsidRDefault="006E7D87" w:rsidP="00E8787F">
      <w:pPr>
        <w:ind w:left="360" w:hanging="360"/>
      </w:pPr>
      <w:bookmarkStart w:id="542" w:name="ref-Mikkola:2012"/>
      <w:bookmarkEnd w:id="541"/>
      <w:proofErr w:type="spellStart"/>
      <w:r>
        <w:t>Mikkola</w:t>
      </w:r>
      <w:proofErr w:type="spellEnd"/>
      <w:r>
        <w:t xml:space="preserve">, H. </w:t>
      </w:r>
      <w:r w:rsidR="00FD17E3">
        <w:t>(</w:t>
      </w:r>
      <w:r>
        <w:t>2012</w:t>
      </w:r>
      <w:r w:rsidR="00FD17E3">
        <w:t>)</w:t>
      </w:r>
      <w:r>
        <w:t xml:space="preserve">. Owls of the </w:t>
      </w:r>
      <w:r w:rsidR="00FD17E3">
        <w:t>W</w:t>
      </w:r>
      <w:r>
        <w:t>orld</w:t>
      </w:r>
      <w:r w:rsidR="00FD17E3">
        <w:t>: A</w:t>
      </w:r>
      <w:r>
        <w:t xml:space="preserve"> </w:t>
      </w:r>
      <w:r w:rsidR="00FD17E3">
        <w:t>P</w:t>
      </w:r>
      <w:r>
        <w:t xml:space="preserve">hotographic </w:t>
      </w:r>
      <w:r w:rsidR="00FD17E3">
        <w:t>G</w:t>
      </w:r>
      <w:r>
        <w:t>uide. Firefly Books, Buffalo, New York, NY, USA.</w:t>
      </w:r>
    </w:p>
    <w:p w14:paraId="02488060" w14:textId="04FF3EC2" w:rsidR="008728AC" w:rsidRDefault="006E7D87" w:rsidP="00E8787F">
      <w:pPr>
        <w:ind w:left="360" w:hanging="360"/>
        <w:rPr>
          <w:lang w:val="es-SV"/>
        </w:rPr>
      </w:pPr>
      <w:bookmarkStart w:id="543" w:name="ref-MARN:2015"/>
      <w:bookmarkEnd w:id="542"/>
      <w:r w:rsidRPr="0068416F">
        <w:rPr>
          <w:lang w:val="es-SV"/>
        </w:rPr>
        <w:t>Ministerio de Medio Ambiente y Recursos Naturales</w:t>
      </w:r>
      <w:r w:rsidR="00D732DD">
        <w:rPr>
          <w:lang w:val="es-SV"/>
        </w:rPr>
        <w:t xml:space="preserve"> (</w:t>
      </w:r>
      <w:r w:rsidRPr="0068416F">
        <w:rPr>
          <w:lang w:val="es-SV"/>
        </w:rPr>
        <w:t>2015</w:t>
      </w:r>
      <w:r w:rsidR="009D2E34">
        <w:rPr>
          <w:lang w:val="es-SV"/>
        </w:rPr>
        <w:t>a</w:t>
      </w:r>
      <w:r w:rsidR="00D732DD">
        <w:rPr>
          <w:lang w:val="es-SV"/>
        </w:rPr>
        <w:t>)</w:t>
      </w:r>
      <w:r w:rsidRPr="0068416F">
        <w:rPr>
          <w:lang w:val="es-SV"/>
        </w:rPr>
        <w:t xml:space="preserve">. Acuerdo No. 74 Listado oficial de </w:t>
      </w:r>
      <w:r w:rsidR="00EC6345" w:rsidRPr="0068416F">
        <w:rPr>
          <w:lang w:val="es-SV"/>
        </w:rPr>
        <w:t>especies</w:t>
      </w:r>
      <w:r w:rsidRPr="0068416F">
        <w:rPr>
          <w:lang w:val="es-SV"/>
        </w:rPr>
        <w:t xml:space="preserve"> de vida silvestre amenazadas o en peligro de extinción. San Salvador, El Salvador.</w:t>
      </w:r>
    </w:p>
    <w:p w14:paraId="5300EC00" w14:textId="6677AAB6" w:rsidR="009D2E34" w:rsidRPr="0068416F" w:rsidRDefault="009D2E34" w:rsidP="009D2E34">
      <w:pPr>
        <w:ind w:left="360" w:hanging="360"/>
        <w:rPr>
          <w:lang w:val="es-SV"/>
        </w:rPr>
      </w:pPr>
      <w:bookmarkStart w:id="544" w:name="ref-MARN:2015b"/>
      <w:r w:rsidRPr="0068416F">
        <w:rPr>
          <w:lang w:val="es-SV"/>
        </w:rPr>
        <w:t>Ministerio de Medio Ambiente y Recursos Naturales</w:t>
      </w:r>
      <w:r>
        <w:rPr>
          <w:lang w:val="es-SV"/>
        </w:rPr>
        <w:t xml:space="preserve"> (</w:t>
      </w:r>
      <w:r w:rsidRPr="0068416F">
        <w:rPr>
          <w:lang w:val="es-SV"/>
        </w:rPr>
        <w:t>2015</w:t>
      </w:r>
      <w:r>
        <w:rPr>
          <w:lang w:val="es-SV"/>
        </w:rPr>
        <w:t>b)</w:t>
      </w:r>
      <w:r w:rsidRPr="0068416F">
        <w:rPr>
          <w:lang w:val="es-SV"/>
        </w:rPr>
        <w:t xml:space="preserve">. </w:t>
      </w:r>
      <w:r>
        <w:rPr>
          <w:lang w:val="es-SV"/>
        </w:rPr>
        <w:t>G</w:t>
      </w:r>
      <w:r w:rsidRPr="0068416F">
        <w:rPr>
          <w:lang w:val="es-SV"/>
        </w:rPr>
        <w:t>uía de aves</w:t>
      </w:r>
      <w:r>
        <w:rPr>
          <w:lang w:val="es-SV"/>
        </w:rPr>
        <w:t xml:space="preserve">: </w:t>
      </w:r>
      <w:r w:rsidRPr="0068416F">
        <w:rPr>
          <w:lang w:val="es-SV"/>
        </w:rPr>
        <w:t>Parque Nacional Montecristo. Parte de la serie de guías de la biodiversidad del Parque Nacional Montecristo. San Salvador, El Salvador.</w:t>
      </w:r>
      <w:r>
        <w:rPr>
          <w:lang w:val="es-SV"/>
        </w:rPr>
        <w:t xml:space="preserve"> </w:t>
      </w:r>
      <w:r w:rsidR="00C81C70">
        <w:rPr>
          <w:lang w:val="es-SV"/>
        </w:rPr>
        <w:t>p</w:t>
      </w:r>
      <w:r>
        <w:rPr>
          <w:lang w:val="es-SV"/>
        </w:rPr>
        <w:t>p.</w:t>
      </w:r>
      <w:r w:rsidR="00C81C70">
        <w:rPr>
          <w:lang w:val="es-SV"/>
        </w:rPr>
        <w:t xml:space="preserve"> </w:t>
      </w:r>
      <w:r>
        <w:rPr>
          <w:lang w:val="es-SV"/>
        </w:rPr>
        <w:t>22.</w:t>
      </w:r>
    </w:p>
    <w:p w14:paraId="327181F9" w14:textId="5E603605" w:rsidR="008728AC" w:rsidRPr="0068416F" w:rsidRDefault="006E7D87" w:rsidP="00E8787F">
      <w:pPr>
        <w:ind w:left="360" w:hanging="360"/>
        <w:rPr>
          <w:lang w:val="es-SV"/>
        </w:rPr>
      </w:pPr>
      <w:bookmarkStart w:id="545" w:name="ref-Myers:2000"/>
      <w:bookmarkEnd w:id="543"/>
      <w:bookmarkEnd w:id="544"/>
      <w:r w:rsidRPr="002048D8">
        <w:rPr>
          <w:lang w:val="es-SV"/>
        </w:rPr>
        <w:t>Myers, N., R. A. Mittermeier</w:t>
      </w:r>
      <w:r w:rsidR="00DA51AB" w:rsidRPr="002048D8">
        <w:rPr>
          <w:lang w:val="es-SV"/>
        </w:rPr>
        <w:t>, G. A. B. Fonseca, and J. Kent (</w:t>
      </w:r>
      <w:r w:rsidRPr="002048D8">
        <w:rPr>
          <w:lang w:val="es-SV"/>
        </w:rPr>
        <w:t>2000</w:t>
      </w:r>
      <w:r w:rsidR="00DA51AB" w:rsidRPr="002048D8">
        <w:rPr>
          <w:lang w:val="es-SV"/>
        </w:rPr>
        <w:t>)</w:t>
      </w:r>
      <w:r w:rsidRPr="002048D8">
        <w:rPr>
          <w:lang w:val="es-SV"/>
        </w:rPr>
        <w:t xml:space="preserve">. Biodiversity hotspots for conservation priorities. </w:t>
      </w:r>
      <w:r w:rsidRPr="0068416F">
        <w:rPr>
          <w:lang w:val="es-SV"/>
        </w:rPr>
        <w:t>Nature 403:853</w:t>
      </w:r>
      <w:r w:rsidR="00C978C4">
        <w:rPr>
          <w:lang w:val="es-SV"/>
        </w:rPr>
        <w:t>–</w:t>
      </w:r>
      <w:r w:rsidR="00DA51AB">
        <w:rPr>
          <w:lang w:val="es-SV"/>
        </w:rPr>
        <w:t>858</w:t>
      </w:r>
      <w:r w:rsidRPr="0068416F">
        <w:rPr>
          <w:lang w:val="es-SV"/>
        </w:rPr>
        <w:t>.</w:t>
      </w:r>
    </w:p>
    <w:p w14:paraId="4793EF8C" w14:textId="4573ACD1" w:rsidR="008728AC" w:rsidRDefault="006E7D87" w:rsidP="00E8787F">
      <w:pPr>
        <w:ind w:left="360" w:hanging="360"/>
        <w:rPr>
          <w:lang w:val="es-SV"/>
        </w:rPr>
      </w:pPr>
      <w:bookmarkStart w:id="546" w:name="ref-Orihuela-Torres:2018"/>
      <w:bookmarkEnd w:id="545"/>
      <w:r w:rsidRPr="0068416F">
        <w:rPr>
          <w:lang w:val="es-SV"/>
        </w:rPr>
        <w:t>Orihuela-Torres, A., L. Ordóñez-Delgado, A. Verdezoto-Celi, and J. Brito</w:t>
      </w:r>
      <w:r w:rsidR="003E4E08">
        <w:rPr>
          <w:lang w:val="es-SV"/>
        </w:rPr>
        <w:t xml:space="preserve"> (</w:t>
      </w:r>
      <w:r w:rsidRPr="0068416F">
        <w:rPr>
          <w:lang w:val="es-SV"/>
        </w:rPr>
        <w:t>2018</w:t>
      </w:r>
      <w:r w:rsidR="003E4E08">
        <w:rPr>
          <w:lang w:val="es-SV"/>
        </w:rPr>
        <w:t>)</w:t>
      </w:r>
      <w:r w:rsidRPr="0068416F">
        <w:rPr>
          <w:lang w:val="es-SV"/>
        </w:rPr>
        <w:t xml:space="preserve">. </w:t>
      </w:r>
      <w:r w:rsidRPr="002048D8">
        <w:rPr>
          <w:lang w:val="es-SV"/>
        </w:rPr>
        <w:t xml:space="preserve">Diet of </w:t>
      </w:r>
      <w:r w:rsidR="003E4E08" w:rsidRPr="002048D8">
        <w:rPr>
          <w:lang w:val="es-SV"/>
        </w:rPr>
        <w:t xml:space="preserve">the </w:t>
      </w:r>
      <w:r w:rsidRPr="002048D8">
        <w:rPr>
          <w:lang w:val="es-SV"/>
        </w:rPr>
        <w:t>Spectacled Owl (</w:t>
      </w:r>
      <w:r w:rsidRPr="002048D8">
        <w:rPr>
          <w:i/>
          <w:lang w:val="es-SV"/>
        </w:rPr>
        <w:t>Pulsatrix perspicillata</w:t>
      </w:r>
      <w:r w:rsidRPr="002048D8">
        <w:rPr>
          <w:lang w:val="es-SV"/>
        </w:rPr>
        <w:t xml:space="preserve">) in Zapotillo, southwestern Ecuador. </w:t>
      </w:r>
      <w:r w:rsidRPr="0068416F">
        <w:rPr>
          <w:lang w:val="es-SV"/>
        </w:rPr>
        <w:t>Revista Brasileira de Ornitologia 26:52–56.</w:t>
      </w:r>
    </w:p>
    <w:p w14:paraId="6F7D7745" w14:textId="67B7FF3D" w:rsidR="000D773C" w:rsidRPr="000D773C" w:rsidRDefault="000D773C" w:rsidP="000D773C">
      <w:pPr>
        <w:ind w:left="360" w:hanging="360"/>
        <w:rPr>
          <w:rFonts w:eastAsia="Times New Roman"/>
          <w:lang w:val="de-DE"/>
        </w:rPr>
      </w:pPr>
      <w:bookmarkStart w:id="547" w:name="_Hlk32934500"/>
      <w:r w:rsidRPr="000D773C">
        <w:rPr>
          <w:rFonts w:eastAsia="Times New Roman"/>
          <w:lang w:val="es-SV"/>
        </w:rPr>
        <w:t>Pérez-Le</w:t>
      </w:r>
      <w:r w:rsidRPr="000D773C">
        <w:rPr>
          <w:color w:val="333333"/>
          <w:lang w:val="es-SV"/>
        </w:rPr>
        <w:t>ó</w:t>
      </w:r>
      <w:r w:rsidRPr="000D773C">
        <w:rPr>
          <w:rFonts w:eastAsia="Times New Roman"/>
          <w:lang w:val="es-SV"/>
        </w:rPr>
        <w:t>n</w:t>
      </w:r>
      <w:bookmarkEnd w:id="547"/>
      <w:r w:rsidRPr="000D773C">
        <w:rPr>
          <w:rFonts w:eastAsia="Times New Roman"/>
          <w:lang w:val="es-SV"/>
        </w:rPr>
        <w:t xml:space="preserve">, R., I. Vega, and N. Herrera (2017).  </w:t>
      </w:r>
      <w:r w:rsidRPr="000D773C">
        <w:rPr>
          <w:rFonts w:eastAsia="Times New Roman"/>
        </w:rPr>
        <w:t xml:space="preserve">The owls of El Salvador.  </w:t>
      </w:r>
      <w:r w:rsidRPr="00E17FF1">
        <w:rPr>
          <w:rFonts w:eastAsia="Times New Roman"/>
        </w:rPr>
        <w:t>In</w:t>
      </w:r>
      <w:r w:rsidRPr="000D773C">
        <w:rPr>
          <w:rFonts w:eastAsia="Times New Roman"/>
        </w:rPr>
        <w:t xml:space="preserve"> Neotropical Owls: Diversity and Conservation (P. L. </w:t>
      </w:r>
      <w:bookmarkStart w:id="548" w:name="_Hlk36131004"/>
      <w:proofErr w:type="spellStart"/>
      <w:r w:rsidRPr="000D773C">
        <w:rPr>
          <w:rFonts w:eastAsia="Times New Roman"/>
        </w:rPr>
        <w:t>Enr</w:t>
      </w:r>
      <w:bookmarkStart w:id="549" w:name="_Hlk511218159"/>
      <w:r w:rsidRPr="000D773C">
        <w:rPr>
          <w:rFonts w:eastAsia="Times New Roman"/>
        </w:rPr>
        <w:t>í</w:t>
      </w:r>
      <w:bookmarkEnd w:id="549"/>
      <w:r w:rsidRPr="000D773C">
        <w:rPr>
          <w:rFonts w:eastAsia="Times New Roman"/>
        </w:rPr>
        <w:t>quez</w:t>
      </w:r>
      <w:bookmarkEnd w:id="548"/>
      <w:proofErr w:type="spellEnd"/>
      <w:r w:rsidRPr="000D773C">
        <w:rPr>
          <w:rFonts w:eastAsia="Times New Roman"/>
        </w:rPr>
        <w:t xml:space="preserve">, Editor).  </w:t>
      </w:r>
      <w:r w:rsidRPr="000D773C">
        <w:rPr>
          <w:rFonts w:eastAsia="Times New Roman"/>
          <w:lang w:val="de-DE"/>
        </w:rPr>
        <w:t>Springer International Publishing AG, Cham, Switzerland. pp. 397-418.</w:t>
      </w:r>
    </w:p>
    <w:p w14:paraId="3666BC81" w14:textId="444B4EB6" w:rsidR="008728AC" w:rsidDel="0042679D" w:rsidRDefault="006E7D87" w:rsidP="00E8787F">
      <w:pPr>
        <w:ind w:left="360" w:hanging="360"/>
        <w:rPr>
          <w:del w:id="550" w:author="Archer, Althea A" w:date="2021-03-22T13:47:00Z"/>
          <w:lang w:val="de-DE"/>
        </w:rPr>
      </w:pPr>
      <w:bookmarkStart w:id="551" w:name="ref-Plummer:2013"/>
      <w:bookmarkEnd w:id="546"/>
      <w:r w:rsidRPr="0068416F">
        <w:rPr>
          <w:lang w:val="de-DE"/>
        </w:rPr>
        <w:t xml:space="preserve">Plummer, M. </w:t>
      </w:r>
      <w:r w:rsidR="007915C5">
        <w:rPr>
          <w:lang w:val="de-DE"/>
        </w:rPr>
        <w:t>(</w:t>
      </w:r>
      <w:del w:id="552" w:author="Archer, Althea A" w:date="2021-03-22T13:48:00Z">
        <w:r w:rsidRPr="0068416F" w:rsidDel="0042679D">
          <w:rPr>
            <w:lang w:val="de-DE"/>
          </w:rPr>
          <w:delText>2013</w:delText>
        </w:r>
      </w:del>
      <w:ins w:id="553" w:author="Archer, Althea A" w:date="2021-03-22T13:48:00Z">
        <w:r w:rsidR="0042679D" w:rsidRPr="0068416F">
          <w:rPr>
            <w:lang w:val="de-DE"/>
          </w:rPr>
          <w:t>201</w:t>
        </w:r>
        <w:r w:rsidR="0042679D">
          <w:rPr>
            <w:lang w:val="de-DE"/>
          </w:rPr>
          <w:t>7</w:t>
        </w:r>
      </w:ins>
      <w:r w:rsidR="007915C5">
        <w:rPr>
          <w:lang w:val="de-DE"/>
        </w:rPr>
        <w:t>)</w:t>
      </w:r>
      <w:r w:rsidRPr="0068416F">
        <w:rPr>
          <w:lang w:val="de-DE"/>
        </w:rPr>
        <w:t xml:space="preserve">. JAGS </w:t>
      </w:r>
      <w:del w:id="554" w:author="Archer, Althea A" w:date="2021-03-22T13:49:00Z">
        <w:r w:rsidRPr="0068416F" w:rsidDel="0042679D">
          <w:rPr>
            <w:lang w:val="de-DE"/>
          </w:rPr>
          <w:delText xml:space="preserve">Version </w:delText>
        </w:r>
      </w:del>
      <w:proofErr w:type="spellStart"/>
      <w:ins w:id="555" w:author="Archer, Althea A" w:date="2021-03-22T13:49:00Z">
        <w:r w:rsidR="0042679D">
          <w:rPr>
            <w:lang w:val="de-DE"/>
          </w:rPr>
          <w:t>v</w:t>
        </w:r>
        <w:r w:rsidR="0042679D" w:rsidRPr="0068416F">
          <w:rPr>
            <w:lang w:val="de-DE"/>
          </w:rPr>
          <w:t>ersion</w:t>
        </w:r>
        <w:proofErr w:type="spellEnd"/>
        <w:r w:rsidR="0042679D" w:rsidRPr="0068416F">
          <w:rPr>
            <w:lang w:val="de-DE"/>
          </w:rPr>
          <w:t xml:space="preserve"> </w:t>
        </w:r>
      </w:ins>
      <w:del w:id="556" w:author="Archer, Althea A" w:date="2021-03-22T13:48:00Z">
        <w:r w:rsidRPr="0068416F" w:rsidDel="0042679D">
          <w:rPr>
            <w:lang w:val="de-DE"/>
          </w:rPr>
          <w:delText>3</w:delText>
        </w:r>
      </w:del>
      <w:ins w:id="557" w:author="Archer, Althea A" w:date="2021-03-22T13:48:00Z">
        <w:r w:rsidR="0042679D">
          <w:rPr>
            <w:lang w:val="de-DE"/>
          </w:rPr>
          <w:t>4</w:t>
        </w:r>
      </w:ins>
      <w:r w:rsidRPr="0068416F">
        <w:rPr>
          <w:lang w:val="de-DE"/>
        </w:rPr>
        <w:t>.</w:t>
      </w:r>
      <w:del w:id="558" w:author="Archer, Althea A" w:date="2021-03-22T13:48:00Z">
        <w:r w:rsidRPr="0068416F" w:rsidDel="0042679D">
          <w:rPr>
            <w:lang w:val="de-DE"/>
          </w:rPr>
          <w:delText>4</w:delText>
        </w:r>
      </w:del>
      <w:ins w:id="559" w:author="Archer, Althea A" w:date="2021-03-22T13:48:00Z">
        <w:r w:rsidR="0042679D">
          <w:rPr>
            <w:lang w:val="de-DE"/>
          </w:rPr>
          <w:t>3</w:t>
        </w:r>
      </w:ins>
      <w:r w:rsidRPr="0068416F">
        <w:rPr>
          <w:lang w:val="de-DE"/>
        </w:rPr>
        <w:t xml:space="preserve">.0 </w:t>
      </w:r>
      <w:proofErr w:type="spellStart"/>
      <w:r w:rsidRPr="0068416F">
        <w:rPr>
          <w:lang w:val="de-DE"/>
        </w:rPr>
        <w:t>user</w:t>
      </w:r>
      <w:proofErr w:type="spellEnd"/>
      <w:r w:rsidRPr="0068416F">
        <w:rPr>
          <w:lang w:val="de-DE"/>
        </w:rPr>
        <w:t xml:space="preserve"> </w:t>
      </w:r>
      <w:proofErr w:type="spellStart"/>
      <w:r w:rsidRPr="0068416F">
        <w:rPr>
          <w:lang w:val="de-DE"/>
        </w:rPr>
        <w:t>manual</w:t>
      </w:r>
      <w:proofErr w:type="spellEnd"/>
      <w:r w:rsidRPr="0068416F">
        <w:rPr>
          <w:lang w:val="de-DE"/>
        </w:rPr>
        <w:t>.</w:t>
      </w:r>
      <w:ins w:id="560" w:author="Archer, Althea A" w:date="2021-03-22T13:48:00Z">
        <w:r w:rsidR="0042679D">
          <w:rPr>
            <w:lang w:val="de-DE"/>
          </w:rPr>
          <w:t xml:space="preserve"> </w:t>
        </w:r>
        <w:r w:rsidR="0042679D" w:rsidRPr="0042679D">
          <w:rPr>
            <w:lang w:val="de-DE"/>
          </w:rPr>
          <w:t>https://people.stat.sc.edu/hansont/stat740/jags_user_manual.pdf</w:t>
        </w:r>
      </w:ins>
    </w:p>
    <w:p w14:paraId="01BF6557" w14:textId="77777777" w:rsidR="008174BF" w:rsidRPr="0068416F" w:rsidDel="0042679D" w:rsidRDefault="008174BF" w:rsidP="00E8787F">
      <w:pPr>
        <w:ind w:left="360" w:hanging="360"/>
        <w:rPr>
          <w:del w:id="561" w:author="Archer, Althea A" w:date="2021-03-22T13:47:00Z"/>
          <w:lang w:val="de-DE"/>
        </w:rPr>
      </w:pPr>
    </w:p>
    <w:p w14:paraId="653B2362" w14:textId="77777777" w:rsidR="008174BF" w:rsidRPr="00665E51" w:rsidRDefault="008174BF" w:rsidP="0042679D">
      <w:pPr>
        <w:ind w:left="360" w:hanging="360"/>
        <w:rPr>
          <w:lang w:val="de-DE"/>
        </w:rPr>
      </w:pPr>
      <w:bookmarkStart w:id="562" w:name="ref-Rangel-Salazar:2017"/>
      <w:bookmarkEnd w:id="551"/>
    </w:p>
    <w:p w14:paraId="7076D871" w14:textId="42C511A1" w:rsidR="008174BF" w:rsidRPr="008174BF" w:rsidRDefault="008174BF" w:rsidP="008174BF">
      <w:pPr>
        <w:ind w:left="360" w:hanging="360"/>
        <w:rPr>
          <w:rFonts w:eastAsia="Times New Roman"/>
        </w:rPr>
      </w:pPr>
      <w:bookmarkStart w:id="563" w:name="_Hlk36131157"/>
      <w:r w:rsidRPr="008174BF">
        <w:rPr>
          <w:rFonts w:eastAsia="Times New Roman"/>
        </w:rPr>
        <w:t xml:space="preserve">Rangel-Salazar, J. L., and P. L. </w:t>
      </w:r>
      <w:bookmarkStart w:id="564" w:name="_Hlk36366457"/>
      <w:proofErr w:type="spellStart"/>
      <w:r w:rsidRPr="008174BF">
        <w:rPr>
          <w:rFonts w:eastAsia="Times New Roman"/>
        </w:rPr>
        <w:t>Enríquez</w:t>
      </w:r>
      <w:bookmarkEnd w:id="564"/>
      <w:proofErr w:type="spellEnd"/>
      <w:r w:rsidRPr="008174BF">
        <w:rPr>
          <w:rFonts w:eastAsia="Times New Roman"/>
        </w:rPr>
        <w:t xml:space="preserve"> </w:t>
      </w:r>
      <w:bookmarkEnd w:id="563"/>
      <w:r w:rsidRPr="008174BF">
        <w:rPr>
          <w:rFonts w:eastAsia="Times New Roman"/>
        </w:rPr>
        <w:t xml:space="preserve">(2017).  Introduction: </w:t>
      </w:r>
      <w:r>
        <w:rPr>
          <w:rFonts w:eastAsia="Times New Roman"/>
        </w:rPr>
        <w:t>T</w:t>
      </w:r>
      <w:r w:rsidRPr="008174BF">
        <w:rPr>
          <w:rFonts w:eastAsia="Times New Roman"/>
        </w:rPr>
        <w:t xml:space="preserve">he birds in the neotropical region. </w:t>
      </w:r>
      <w:r w:rsidRPr="00E17FF1">
        <w:rPr>
          <w:rFonts w:eastAsia="Times New Roman"/>
        </w:rPr>
        <w:t>In</w:t>
      </w:r>
      <w:r w:rsidRPr="008174BF">
        <w:rPr>
          <w:rFonts w:eastAsia="Times New Roman"/>
        </w:rPr>
        <w:t xml:space="preserve"> Neotropical Owls: Diversity and Conservation (P. L. </w:t>
      </w:r>
      <w:proofErr w:type="spellStart"/>
      <w:r w:rsidRPr="008174BF">
        <w:rPr>
          <w:rFonts w:eastAsia="Times New Roman"/>
        </w:rPr>
        <w:t>Enríquez</w:t>
      </w:r>
      <w:proofErr w:type="spellEnd"/>
      <w:r w:rsidRPr="008174BF">
        <w:rPr>
          <w:rFonts w:eastAsia="Times New Roman"/>
        </w:rPr>
        <w:t>, Editor).  Springer International Publishing AG, Cham, Switzerland. pp. 1-6.</w:t>
      </w:r>
    </w:p>
    <w:p w14:paraId="0DF75607" w14:textId="7C050DB5" w:rsidR="008728AC" w:rsidRDefault="006E7D87" w:rsidP="00E8787F">
      <w:pPr>
        <w:ind w:left="360" w:hanging="360"/>
      </w:pPr>
      <w:bookmarkStart w:id="565" w:name="ref-R:2014"/>
      <w:bookmarkEnd w:id="562"/>
      <w:r>
        <w:lastRenderedPageBreak/>
        <w:t>R Development Core Team</w:t>
      </w:r>
      <w:r w:rsidR="007915C5">
        <w:t xml:space="preserve"> (</w:t>
      </w:r>
      <w:del w:id="566" w:author="Archer, Althea A" w:date="2021-03-22T13:50:00Z">
        <w:r w:rsidDel="00D75DCE">
          <w:delText>2014</w:delText>
        </w:r>
      </w:del>
      <w:ins w:id="567" w:author="Archer, Althea A" w:date="2021-03-22T13:50:00Z">
        <w:r w:rsidR="00D75DCE">
          <w:t>201</w:t>
        </w:r>
        <w:r w:rsidR="00D75DCE">
          <w:t>7</w:t>
        </w:r>
      </w:ins>
      <w:r w:rsidR="007915C5">
        <w:t>)</w:t>
      </w:r>
      <w:r>
        <w:t xml:space="preserve">. R: A </w:t>
      </w:r>
      <w:del w:id="568" w:author="Archer, Althea A" w:date="2021-03-22T13:50:00Z">
        <w:r w:rsidDel="0042679D">
          <w:delText xml:space="preserve">Language </w:delText>
        </w:r>
      </w:del>
      <w:ins w:id="569" w:author="Archer, Althea A" w:date="2021-03-22T13:50:00Z">
        <w:r w:rsidR="0042679D">
          <w:t>l</w:t>
        </w:r>
        <w:r w:rsidR="0042679D">
          <w:t xml:space="preserve">anguage </w:t>
        </w:r>
      </w:ins>
      <w:r>
        <w:t xml:space="preserve">and </w:t>
      </w:r>
      <w:del w:id="570" w:author="Archer, Althea A" w:date="2021-03-22T13:50:00Z">
        <w:r w:rsidDel="0042679D">
          <w:delText xml:space="preserve">Environment </w:delText>
        </w:r>
      </w:del>
      <w:ins w:id="571" w:author="Archer, Althea A" w:date="2021-03-22T13:50:00Z">
        <w:r w:rsidR="0042679D">
          <w:t>e</w:t>
        </w:r>
        <w:r w:rsidR="0042679D">
          <w:t xml:space="preserve">nvironment </w:t>
        </w:r>
      </w:ins>
      <w:r>
        <w:t xml:space="preserve">for </w:t>
      </w:r>
      <w:del w:id="572" w:author="Archer, Althea A" w:date="2021-03-22T13:50:00Z">
        <w:r w:rsidDel="0042679D">
          <w:delText xml:space="preserve">Statistical </w:delText>
        </w:r>
      </w:del>
      <w:ins w:id="573" w:author="Archer, Althea A" w:date="2021-03-22T13:50:00Z">
        <w:r w:rsidR="0042679D">
          <w:t>s</w:t>
        </w:r>
        <w:r w:rsidR="0042679D">
          <w:t xml:space="preserve">tatistical </w:t>
        </w:r>
      </w:ins>
      <w:del w:id="574" w:author="Archer, Althea A" w:date="2021-03-22T13:50:00Z">
        <w:r w:rsidDel="0042679D">
          <w:delText>Computing</w:delText>
        </w:r>
      </w:del>
      <w:ins w:id="575" w:author="Archer, Althea A" w:date="2021-03-22T13:50:00Z">
        <w:r w:rsidR="0042679D">
          <w:t>c</w:t>
        </w:r>
        <w:r w:rsidR="0042679D">
          <w:t>omputing</w:t>
        </w:r>
      </w:ins>
      <w:r>
        <w:t>. R Foundation for Statistical Computing, Vienna, Austria.</w:t>
      </w:r>
      <w:ins w:id="576" w:author="Archer, Althea A" w:date="2021-03-22T13:50:00Z">
        <w:r w:rsidR="0042679D">
          <w:t xml:space="preserve"> </w:t>
        </w:r>
        <w:r w:rsidR="0042679D">
          <w:fldChar w:fldCharType="begin"/>
        </w:r>
        <w:r w:rsidR="0042679D">
          <w:instrText xml:space="preserve"> HYPERLINK "http://www.R-project.org" </w:instrText>
        </w:r>
        <w:r w:rsidR="0042679D">
          <w:fldChar w:fldCharType="separate"/>
        </w:r>
        <w:r w:rsidR="0042679D" w:rsidRPr="002E5C3C">
          <w:rPr>
            <w:rStyle w:val="Hyperlink"/>
          </w:rPr>
          <w:t>www.R-project.org</w:t>
        </w:r>
        <w:r w:rsidR="0042679D">
          <w:fldChar w:fldCharType="end"/>
        </w:r>
        <w:r w:rsidR="0042679D">
          <w:t xml:space="preserve">. </w:t>
        </w:r>
      </w:ins>
    </w:p>
    <w:p w14:paraId="64ABF34D" w14:textId="37C30464" w:rsidR="008728AC" w:rsidRDefault="006E7D87" w:rsidP="00E8787F">
      <w:pPr>
        <w:ind w:left="360" w:hanging="360"/>
      </w:pPr>
      <w:bookmarkStart w:id="577" w:name="ref-Royle:2007"/>
      <w:bookmarkEnd w:id="565"/>
      <w:proofErr w:type="spellStart"/>
      <w:r>
        <w:t>Royle</w:t>
      </w:r>
      <w:proofErr w:type="spellEnd"/>
      <w:r>
        <w:t>, J. A.</w:t>
      </w:r>
      <w:r w:rsidR="00FC6E57">
        <w:t xml:space="preserve">, R. M. </w:t>
      </w:r>
      <w:proofErr w:type="spellStart"/>
      <w:r w:rsidR="00FC6E57">
        <w:t>Dorazio</w:t>
      </w:r>
      <w:proofErr w:type="spellEnd"/>
      <w:r w:rsidR="00FC6E57">
        <w:t>, and W. A. Link (</w:t>
      </w:r>
      <w:r>
        <w:t>2007</w:t>
      </w:r>
      <w:r w:rsidR="00FC6E57">
        <w:t>)</w:t>
      </w:r>
      <w:r>
        <w:t>. Analysis of multinomial models with unknown index using data augmentation. Journal of Computational and Graphical Statistics 16:67–85.</w:t>
      </w:r>
    </w:p>
    <w:p w14:paraId="33A1C9FC" w14:textId="7FB7416F" w:rsidR="008728AC" w:rsidRDefault="006E7D87" w:rsidP="00E8787F">
      <w:pPr>
        <w:ind w:left="360" w:hanging="360"/>
      </w:pPr>
      <w:bookmarkStart w:id="578" w:name="ref-Sarasola:2014"/>
      <w:bookmarkEnd w:id="577"/>
      <w:proofErr w:type="spellStart"/>
      <w:r>
        <w:t>Sarasola</w:t>
      </w:r>
      <w:proofErr w:type="spellEnd"/>
      <w:r>
        <w:t xml:space="preserve">, J. H., and M. Á. </w:t>
      </w:r>
      <w:proofErr w:type="spellStart"/>
      <w:r>
        <w:t>Santillán</w:t>
      </w:r>
      <w:proofErr w:type="spellEnd"/>
      <w:r w:rsidR="00FC6E57">
        <w:t xml:space="preserve"> (</w:t>
      </w:r>
      <w:r>
        <w:t>2014</w:t>
      </w:r>
      <w:r w:rsidR="00FC6E57">
        <w:t>)</w:t>
      </w:r>
      <w:r>
        <w:t>. Spatial and temporal variation</w:t>
      </w:r>
      <w:r w:rsidR="00FC6E57">
        <w:t>s</w:t>
      </w:r>
      <w:r>
        <w:t xml:space="preserve"> in the feeding ecology of ferruginous pygmy-owls (</w:t>
      </w:r>
      <w:r>
        <w:rPr>
          <w:i/>
        </w:rPr>
        <w:t xml:space="preserve">Glaucidium </w:t>
      </w:r>
      <w:proofErr w:type="spellStart"/>
      <w:r>
        <w:rPr>
          <w:i/>
        </w:rPr>
        <w:t>brasilianum</w:t>
      </w:r>
      <w:proofErr w:type="spellEnd"/>
      <w:r>
        <w:t>) in semiarid forests of central Argentina. Journal of Arid Environments 109:39–43.</w:t>
      </w:r>
    </w:p>
    <w:p w14:paraId="60CE896F" w14:textId="66BE272D" w:rsidR="008728AC" w:rsidRDefault="006E7D87" w:rsidP="00E8787F">
      <w:pPr>
        <w:ind w:left="360" w:hanging="360"/>
      </w:pPr>
      <w:bookmarkStart w:id="579" w:name="ref-Silva:2016"/>
      <w:bookmarkEnd w:id="578"/>
      <w:r>
        <w:t xml:space="preserve">Silva, R. O. </w:t>
      </w:r>
      <w:r w:rsidR="00FC6E57">
        <w:t>(2</w:t>
      </w:r>
      <w:r>
        <w:t>016</w:t>
      </w:r>
      <w:r w:rsidR="00FC6E57">
        <w:t>)</w:t>
      </w:r>
      <w:r>
        <w:t>. Country coffee profile: El Salvador. Technical report, International Coffee Organization.</w:t>
      </w:r>
    </w:p>
    <w:p w14:paraId="44E8A04F" w14:textId="0A7D8C7F" w:rsidR="003935E6" w:rsidRPr="003935E6" w:rsidRDefault="003935E6" w:rsidP="008174BF">
      <w:pPr>
        <w:ind w:left="360" w:hanging="360"/>
        <w:rPr>
          <w:rFonts w:eastAsia="Times New Roman"/>
        </w:rPr>
      </w:pPr>
      <w:proofErr w:type="spellStart"/>
      <w:r w:rsidRPr="003935E6">
        <w:rPr>
          <w:rFonts w:eastAsia="Times New Roman"/>
        </w:rPr>
        <w:t>Takats</w:t>
      </w:r>
      <w:proofErr w:type="spellEnd"/>
      <w:r w:rsidRPr="003935E6">
        <w:rPr>
          <w:rFonts w:eastAsia="Times New Roman"/>
        </w:rPr>
        <w:t xml:space="preserve">, D. L., C. M. Francis, G. L. Holroyd, J. R. Duncan, K. M. Mazur, R. J. </w:t>
      </w:r>
      <w:proofErr w:type="spellStart"/>
      <w:r w:rsidRPr="003935E6">
        <w:rPr>
          <w:rFonts w:eastAsia="Times New Roman"/>
        </w:rPr>
        <w:t>Cannings</w:t>
      </w:r>
      <w:proofErr w:type="spellEnd"/>
      <w:r w:rsidRPr="003935E6">
        <w:rPr>
          <w:rFonts w:eastAsia="Times New Roman"/>
        </w:rPr>
        <w:t xml:space="preserve">, W. Harris, and D. Holt (2001).  Guidelines for nocturnal owl monitoring in North America.  </w:t>
      </w:r>
      <w:proofErr w:type="spellStart"/>
      <w:r w:rsidRPr="003935E6">
        <w:rPr>
          <w:rFonts w:eastAsia="Times New Roman"/>
        </w:rPr>
        <w:t>Beaverhill</w:t>
      </w:r>
      <w:proofErr w:type="spellEnd"/>
      <w:r w:rsidRPr="003935E6">
        <w:rPr>
          <w:rFonts w:eastAsia="Times New Roman"/>
        </w:rPr>
        <w:t xml:space="preserve"> Bird Observatory and Bird Studies Canada, Edmonton, Alberta, Canada.  </w:t>
      </w:r>
      <w:r w:rsidR="008174BF">
        <w:rPr>
          <w:rFonts w:eastAsia="Times New Roman"/>
        </w:rPr>
        <w:t xml:space="preserve">pp. </w:t>
      </w:r>
      <w:r w:rsidRPr="003935E6">
        <w:rPr>
          <w:rFonts w:eastAsia="Times New Roman"/>
        </w:rPr>
        <w:t>32.</w:t>
      </w:r>
    </w:p>
    <w:p w14:paraId="0B3A6604" w14:textId="25DEC76A" w:rsidR="008728AC" w:rsidRPr="0068416F" w:rsidRDefault="006E7D87" w:rsidP="00E8787F">
      <w:pPr>
        <w:ind w:left="360" w:hanging="360"/>
        <w:rPr>
          <w:lang w:val="es-SV"/>
        </w:rPr>
      </w:pPr>
      <w:bookmarkStart w:id="580" w:name="ref-Terry:2005"/>
      <w:bookmarkEnd w:id="579"/>
      <w:r>
        <w:t>Terry, A. M., T. M. Peake, and P. K. McGregor</w:t>
      </w:r>
      <w:r w:rsidR="00D952FF">
        <w:t xml:space="preserve"> (</w:t>
      </w:r>
      <w:r>
        <w:t>2005</w:t>
      </w:r>
      <w:r w:rsidR="00D952FF">
        <w:t>)</w:t>
      </w:r>
      <w:r>
        <w:t xml:space="preserve">. The role of vocal individuality in conservation. </w:t>
      </w:r>
      <w:r w:rsidRPr="0068416F">
        <w:rPr>
          <w:lang w:val="es-SV"/>
        </w:rPr>
        <w:t>Frontiers in Zoology 2:</w:t>
      </w:r>
      <w:r w:rsidR="00D952FF">
        <w:rPr>
          <w:lang w:val="es-SV"/>
        </w:rPr>
        <w:t>1</w:t>
      </w:r>
      <w:r w:rsidR="00C978C4">
        <w:rPr>
          <w:lang w:val="es-SV"/>
        </w:rPr>
        <w:t>–</w:t>
      </w:r>
      <w:r w:rsidR="00D952FF">
        <w:rPr>
          <w:lang w:val="es-SV"/>
        </w:rPr>
        <w:t>16</w:t>
      </w:r>
      <w:r w:rsidRPr="0068416F">
        <w:rPr>
          <w:lang w:val="es-SV"/>
        </w:rPr>
        <w:t>.</w:t>
      </w:r>
    </w:p>
    <w:p w14:paraId="5A686C03" w14:textId="0A18789A" w:rsidR="008728AC" w:rsidRDefault="006E7D87" w:rsidP="00E8787F">
      <w:pPr>
        <w:ind w:left="360" w:hanging="360"/>
      </w:pPr>
      <w:bookmarkStart w:id="581" w:name="ref-Vallely:2018"/>
      <w:bookmarkEnd w:id="580"/>
      <w:r w:rsidRPr="00665E51">
        <w:rPr>
          <w:lang w:val="es-SV"/>
        </w:rPr>
        <w:t>Vallely, A. C., and D. Dyer</w:t>
      </w:r>
      <w:r w:rsidR="003935E6" w:rsidRPr="00665E51">
        <w:rPr>
          <w:lang w:val="es-SV"/>
        </w:rPr>
        <w:t xml:space="preserve"> (</w:t>
      </w:r>
      <w:r w:rsidRPr="00665E51">
        <w:rPr>
          <w:lang w:val="es-SV"/>
        </w:rPr>
        <w:t>2018</w:t>
      </w:r>
      <w:r w:rsidR="003935E6" w:rsidRPr="00665E51">
        <w:rPr>
          <w:lang w:val="es-SV"/>
        </w:rPr>
        <w:t>)</w:t>
      </w:r>
      <w:r w:rsidRPr="00665E51">
        <w:rPr>
          <w:lang w:val="es-SV"/>
        </w:rPr>
        <w:t xml:space="preserve">. </w:t>
      </w:r>
      <w:r w:rsidRPr="0068416F">
        <w:rPr>
          <w:lang w:val="es-SV"/>
        </w:rPr>
        <w:t xml:space="preserve">Birds </w:t>
      </w:r>
      <w:r w:rsidR="00D63718">
        <w:rPr>
          <w:lang w:val="es-SV"/>
        </w:rPr>
        <w:t>o</w:t>
      </w:r>
      <w:r w:rsidRPr="0068416F">
        <w:rPr>
          <w:lang w:val="es-SV"/>
        </w:rPr>
        <w:t>f Central America: B</w:t>
      </w:r>
      <w:r w:rsidR="00D63718">
        <w:rPr>
          <w:lang w:val="es-SV"/>
        </w:rPr>
        <w:t>elize</w:t>
      </w:r>
      <w:r w:rsidRPr="0068416F">
        <w:rPr>
          <w:lang w:val="es-SV"/>
        </w:rPr>
        <w:t>, G</w:t>
      </w:r>
      <w:r w:rsidR="00D63718">
        <w:rPr>
          <w:lang w:val="es-SV"/>
        </w:rPr>
        <w:t>uatemala</w:t>
      </w:r>
      <w:r w:rsidRPr="0068416F">
        <w:rPr>
          <w:lang w:val="es-SV"/>
        </w:rPr>
        <w:t>, H</w:t>
      </w:r>
      <w:r w:rsidR="00D63718">
        <w:rPr>
          <w:lang w:val="es-SV"/>
        </w:rPr>
        <w:t>onduras</w:t>
      </w:r>
      <w:r w:rsidRPr="0068416F">
        <w:rPr>
          <w:lang w:val="es-SV"/>
        </w:rPr>
        <w:t>, E</w:t>
      </w:r>
      <w:r w:rsidR="00D63718">
        <w:rPr>
          <w:lang w:val="es-SV"/>
        </w:rPr>
        <w:t>l</w:t>
      </w:r>
      <w:r w:rsidRPr="0068416F">
        <w:rPr>
          <w:lang w:val="es-SV"/>
        </w:rPr>
        <w:t xml:space="preserve"> S</w:t>
      </w:r>
      <w:r w:rsidR="00D63718">
        <w:rPr>
          <w:lang w:val="es-SV"/>
        </w:rPr>
        <w:t>alvador</w:t>
      </w:r>
      <w:r w:rsidRPr="0068416F">
        <w:rPr>
          <w:lang w:val="es-SV"/>
        </w:rPr>
        <w:t>, N</w:t>
      </w:r>
      <w:r w:rsidR="003935E6">
        <w:rPr>
          <w:lang w:val="es-SV"/>
        </w:rPr>
        <w:t>icaragua</w:t>
      </w:r>
      <w:r w:rsidRPr="0068416F">
        <w:rPr>
          <w:lang w:val="es-SV"/>
        </w:rPr>
        <w:t>, C</w:t>
      </w:r>
      <w:r w:rsidR="003935E6">
        <w:rPr>
          <w:lang w:val="es-SV"/>
        </w:rPr>
        <w:t>osta</w:t>
      </w:r>
      <w:r w:rsidRPr="0068416F">
        <w:rPr>
          <w:lang w:val="es-SV"/>
        </w:rPr>
        <w:t xml:space="preserve"> R</w:t>
      </w:r>
      <w:r w:rsidR="003935E6">
        <w:rPr>
          <w:lang w:val="es-SV"/>
        </w:rPr>
        <w:t>ica</w:t>
      </w:r>
      <w:r w:rsidRPr="0068416F">
        <w:rPr>
          <w:lang w:val="es-SV"/>
        </w:rPr>
        <w:t>, and P</w:t>
      </w:r>
      <w:r w:rsidR="003935E6">
        <w:rPr>
          <w:lang w:val="es-SV"/>
        </w:rPr>
        <w:t>anama</w:t>
      </w:r>
      <w:r w:rsidRPr="0068416F">
        <w:rPr>
          <w:lang w:val="es-SV"/>
        </w:rPr>
        <w:t xml:space="preserve">. </w:t>
      </w:r>
      <w:r>
        <w:t>Princeton University Press, Princeton, NJ, USA.</w:t>
      </w:r>
    </w:p>
    <w:p w14:paraId="730490A5" w14:textId="1FFF72AB" w:rsidR="008728AC" w:rsidRDefault="006E7D87" w:rsidP="00E8787F">
      <w:pPr>
        <w:ind w:left="360" w:hanging="360"/>
      </w:pPr>
      <w:bookmarkStart w:id="582" w:name="ref-Wan:2018"/>
      <w:bookmarkEnd w:id="581"/>
      <w:r>
        <w:t xml:space="preserve">Wan, H. Y., J. L. Ganey, C. D. </w:t>
      </w:r>
      <w:proofErr w:type="spellStart"/>
      <w:r>
        <w:t>Vojta</w:t>
      </w:r>
      <w:proofErr w:type="spellEnd"/>
      <w:r>
        <w:t>, and S. A. Cushman</w:t>
      </w:r>
      <w:r w:rsidR="00D952FF">
        <w:t xml:space="preserve"> (</w:t>
      </w:r>
      <w:r>
        <w:t>2018</w:t>
      </w:r>
      <w:r w:rsidR="00D952FF">
        <w:t>)</w:t>
      </w:r>
      <w:r>
        <w:t xml:space="preserve">. Managing emerging threats to </w:t>
      </w:r>
      <w:r w:rsidR="00C978C4">
        <w:t>S</w:t>
      </w:r>
      <w:r>
        <w:t xml:space="preserve">potted </w:t>
      </w:r>
      <w:r w:rsidR="00C978C4">
        <w:t>O</w:t>
      </w:r>
      <w:r>
        <w:t>wls. Journal of Wildlife Management 82:682–697.</w:t>
      </w:r>
    </w:p>
    <w:p w14:paraId="112DF6D1" w14:textId="5B012BD9" w:rsidR="008728AC" w:rsidRDefault="006E7D87" w:rsidP="00E8787F">
      <w:pPr>
        <w:ind w:left="360" w:hanging="360"/>
      </w:pPr>
      <w:bookmarkStart w:id="583" w:name="ref-West:1988"/>
      <w:bookmarkEnd w:id="582"/>
      <w:r>
        <w:t xml:space="preserve">West, J. N. </w:t>
      </w:r>
      <w:r w:rsidR="009D2E34">
        <w:t>(</w:t>
      </w:r>
      <w:r>
        <w:t>1988</w:t>
      </w:r>
      <w:r w:rsidR="009D2E34">
        <w:t>)</w:t>
      </w:r>
      <w:r>
        <w:t xml:space="preserve">. </w:t>
      </w:r>
      <w:r w:rsidRPr="009D2E34">
        <w:t xml:space="preserve">Raptors of El </w:t>
      </w:r>
      <w:proofErr w:type="spellStart"/>
      <w:r w:rsidRPr="009D2E34">
        <w:t>Imposible</w:t>
      </w:r>
      <w:proofErr w:type="spellEnd"/>
      <w:r w:rsidRPr="009D2E34">
        <w:t xml:space="preserve"> Forest, El Salvador</w:t>
      </w:r>
      <w:r w:rsidR="009D2E34" w:rsidRPr="009D2E34">
        <w:t>, C.A.</w:t>
      </w:r>
      <w:r w:rsidRPr="009D2E34">
        <w:t xml:space="preserve"> </w:t>
      </w:r>
      <w:r>
        <w:t>M</w:t>
      </w:r>
      <w:r w:rsidR="00833D53">
        <w:t>.S.</w:t>
      </w:r>
      <w:r>
        <w:t xml:space="preserve"> thesis, Central Washington University, Ellensburg, W</w:t>
      </w:r>
      <w:r w:rsidR="00D03E29">
        <w:t>A, USA</w:t>
      </w:r>
      <w:r w:rsidR="00D63718">
        <w:t>.</w:t>
      </w:r>
    </w:p>
    <w:p w14:paraId="2B62608E" w14:textId="5DE0D55F" w:rsidR="008728AC" w:rsidRPr="00514439" w:rsidRDefault="006E7D87" w:rsidP="00E8787F">
      <w:pPr>
        <w:ind w:left="360" w:hanging="360"/>
        <w:rPr>
          <w:lang w:val="es-SV"/>
        </w:rPr>
      </w:pPr>
      <w:bookmarkStart w:id="584" w:name="ref-White:2013"/>
      <w:bookmarkEnd w:id="583"/>
      <w:r>
        <w:lastRenderedPageBreak/>
        <w:t xml:space="preserve">White, A. M., E. F. </w:t>
      </w:r>
      <w:proofErr w:type="spellStart"/>
      <w:r>
        <w:t>Zipkin</w:t>
      </w:r>
      <w:proofErr w:type="spellEnd"/>
      <w:r>
        <w:t>, P. N. Manley, and M. D. Schlesinger</w:t>
      </w:r>
      <w:r w:rsidR="000A0611">
        <w:t xml:space="preserve"> (</w:t>
      </w:r>
      <w:r>
        <w:t>2013</w:t>
      </w:r>
      <w:r w:rsidR="000A0611">
        <w:t>)</w:t>
      </w:r>
      <w:r>
        <w:t xml:space="preserve">. Conservation of avian diversity in the Sierra Nevada: Moving beyond a single-species management focus. </w:t>
      </w:r>
      <w:r w:rsidRPr="00514439">
        <w:rPr>
          <w:lang w:val="es-SV"/>
        </w:rPr>
        <w:t>PLoS ONE 8:e63088.</w:t>
      </w:r>
      <w:bookmarkEnd w:id="518"/>
      <w:bookmarkEnd w:id="584"/>
      <w:r w:rsidR="000A0611" w:rsidRPr="00514439">
        <w:rPr>
          <w:lang w:val="es-SV"/>
        </w:rPr>
        <w:t xml:space="preserve"> https://doi.org/10.1371/Journal.pone.0063088.</w:t>
      </w:r>
    </w:p>
    <w:p w14:paraId="631FF692" w14:textId="7AC465ED" w:rsidR="00C81C70" w:rsidRDefault="00C81C70" w:rsidP="00E8787F">
      <w:pPr>
        <w:ind w:left="360" w:hanging="360"/>
        <w:rPr>
          <w:lang w:val="es-SV"/>
        </w:rPr>
      </w:pPr>
      <w:r w:rsidRPr="00C515CB">
        <w:rPr>
          <w:rFonts w:eastAsia="Times New Roman"/>
          <w:lang w:val="es-SV"/>
        </w:rPr>
        <w:t xml:space="preserve">Zepeda, L. </w:t>
      </w:r>
      <w:r>
        <w:rPr>
          <w:rFonts w:eastAsia="Times New Roman"/>
          <w:lang w:val="es-SV"/>
        </w:rPr>
        <w:t>(</w:t>
      </w:r>
      <w:r w:rsidRPr="00C515CB">
        <w:rPr>
          <w:rFonts w:eastAsia="Times New Roman"/>
          <w:lang w:val="es-SV"/>
        </w:rPr>
        <w:t>1995</w:t>
      </w:r>
      <w:r>
        <w:rPr>
          <w:rFonts w:eastAsia="Times New Roman"/>
          <w:lang w:val="es-SV"/>
        </w:rPr>
        <w:t>)</w:t>
      </w:r>
      <w:r w:rsidRPr="00C515CB">
        <w:rPr>
          <w:rFonts w:eastAsia="Times New Roman"/>
          <w:lang w:val="es-SV"/>
        </w:rPr>
        <w:t xml:space="preserve">. </w:t>
      </w:r>
      <w:r w:rsidRPr="00C515CB">
        <w:rPr>
          <w:lang w:val="es-SV"/>
        </w:rPr>
        <w:t xml:space="preserve">Plan de </w:t>
      </w:r>
      <w:r>
        <w:rPr>
          <w:lang w:val="es-SV"/>
        </w:rPr>
        <w:t>m</w:t>
      </w:r>
      <w:r w:rsidRPr="00C515CB">
        <w:rPr>
          <w:lang w:val="es-SV"/>
        </w:rPr>
        <w:t xml:space="preserve">anejo del </w:t>
      </w:r>
      <w:r>
        <w:rPr>
          <w:lang w:val="es-SV"/>
        </w:rPr>
        <w:t>á</w:t>
      </w:r>
      <w:r w:rsidRPr="00C515CB">
        <w:rPr>
          <w:lang w:val="es-SV"/>
        </w:rPr>
        <w:t xml:space="preserve">rea </w:t>
      </w:r>
      <w:r>
        <w:rPr>
          <w:lang w:val="es-SV"/>
        </w:rPr>
        <w:t>n</w:t>
      </w:r>
      <w:r w:rsidRPr="00C515CB">
        <w:rPr>
          <w:lang w:val="es-SV"/>
        </w:rPr>
        <w:t xml:space="preserve">atural </w:t>
      </w:r>
      <w:r>
        <w:rPr>
          <w:lang w:val="es-SV"/>
        </w:rPr>
        <w:t>s</w:t>
      </w:r>
      <w:r w:rsidRPr="00C515CB">
        <w:rPr>
          <w:lang w:val="es-SV"/>
        </w:rPr>
        <w:t>ilvestre Nancuchiname.</w:t>
      </w:r>
      <w:r>
        <w:rPr>
          <w:lang w:val="es-SV"/>
        </w:rPr>
        <w:t xml:space="preserve"> </w:t>
      </w:r>
      <w:r w:rsidRPr="00C515CB">
        <w:rPr>
          <w:lang w:val="es-SV"/>
        </w:rPr>
        <w:t xml:space="preserve">Anexo 4 – </w:t>
      </w:r>
      <w:r>
        <w:rPr>
          <w:lang w:val="es-SV"/>
        </w:rPr>
        <w:t>l</w:t>
      </w:r>
      <w:r w:rsidRPr="00C515CB">
        <w:rPr>
          <w:lang w:val="es-SV"/>
        </w:rPr>
        <w:t xml:space="preserve">istado </w:t>
      </w:r>
      <w:r>
        <w:rPr>
          <w:lang w:val="es-SV"/>
        </w:rPr>
        <w:t>p</w:t>
      </w:r>
      <w:r w:rsidRPr="00C515CB">
        <w:rPr>
          <w:lang w:val="es-SV"/>
        </w:rPr>
        <w:t xml:space="preserve">reliminar de las </w:t>
      </w:r>
      <w:r>
        <w:rPr>
          <w:lang w:val="es-SV"/>
        </w:rPr>
        <w:t>a</w:t>
      </w:r>
      <w:r w:rsidRPr="00C515CB">
        <w:rPr>
          <w:lang w:val="es-SV"/>
        </w:rPr>
        <w:t xml:space="preserve">ves del </w:t>
      </w:r>
      <w:r>
        <w:rPr>
          <w:lang w:val="es-SV"/>
        </w:rPr>
        <w:t>á</w:t>
      </w:r>
      <w:r w:rsidRPr="00C515CB">
        <w:rPr>
          <w:lang w:val="es-SV"/>
        </w:rPr>
        <w:t>rea</w:t>
      </w:r>
      <w:r>
        <w:rPr>
          <w:lang w:val="es-SV"/>
        </w:rPr>
        <w:t>.</w:t>
      </w:r>
      <w:r w:rsidRPr="00C515CB">
        <w:rPr>
          <w:lang w:val="es-SV"/>
        </w:rPr>
        <w:t xml:space="preserve"> </w:t>
      </w:r>
      <w:r>
        <w:rPr>
          <w:lang w:val="es-SV"/>
        </w:rPr>
        <w:t xml:space="preserve">San Salvador, El Salvador. </w:t>
      </w:r>
      <w:r w:rsidRPr="00C515CB">
        <w:rPr>
          <w:lang w:val="es-SV"/>
        </w:rPr>
        <w:t>p</w:t>
      </w:r>
      <w:r>
        <w:rPr>
          <w:lang w:val="es-SV"/>
        </w:rPr>
        <w:t>p</w:t>
      </w:r>
      <w:r w:rsidRPr="00C515CB">
        <w:rPr>
          <w:lang w:val="es-SV"/>
        </w:rPr>
        <w:t>. 84</w:t>
      </w:r>
      <w:r w:rsidR="00833D53">
        <w:rPr>
          <w:lang w:val="es-SV"/>
        </w:rPr>
        <w:t>.</w:t>
      </w:r>
    </w:p>
    <w:p w14:paraId="5B874196" w14:textId="57163966" w:rsidR="007915C5" w:rsidRDefault="007915C5" w:rsidP="00E8787F">
      <w:pPr>
        <w:ind w:left="360" w:hanging="360"/>
        <w:rPr>
          <w:lang w:val="es-SV"/>
        </w:rPr>
      </w:pPr>
    </w:p>
    <w:p w14:paraId="0AA4D619" w14:textId="70B640F7" w:rsidR="007915C5" w:rsidRDefault="007915C5" w:rsidP="00E8787F">
      <w:pPr>
        <w:ind w:left="360" w:hanging="360"/>
        <w:rPr>
          <w:lang w:val="es-SV"/>
        </w:rPr>
      </w:pPr>
    </w:p>
    <w:p w14:paraId="1AE7334D" w14:textId="32A7D648" w:rsidR="007915C5" w:rsidRDefault="007915C5" w:rsidP="00E8787F">
      <w:pPr>
        <w:ind w:left="360" w:hanging="360"/>
        <w:rPr>
          <w:lang w:val="es-SV"/>
        </w:rPr>
      </w:pPr>
    </w:p>
    <w:p w14:paraId="6BD462AB" w14:textId="4DDA2425" w:rsidR="007915C5" w:rsidRDefault="007915C5" w:rsidP="00E8787F">
      <w:pPr>
        <w:ind w:left="360" w:hanging="360"/>
        <w:rPr>
          <w:lang w:val="es-SV"/>
        </w:rPr>
      </w:pPr>
    </w:p>
    <w:p w14:paraId="44A97A2E" w14:textId="34C10F47" w:rsidR="007915C5" w:rsidRDefault="007915C5" w:rsidP="00E8787F">
      <w:pPr>
        <w:ind w:left="360" w:hanging="360"/>
        <w:rPr>
          <w:lang w:val="es-SV"/>
        </w:rPr>
      </w:pPr>
    </w:p>
    <w:p w14:paraId="6D73E517" w14:textId="5EA225AB" w:rsidR="007915C5" w:rsidRDefault="007915C5" w:rsidP="00E8787F">
      <w:pPr>
        <w:ind w:left="360" w:hanging="360"/>
        <w:rPr>
          <w:ins w:id="585" w:author="Archer, Althea A" w:date="2021-03-22T13:15:00Z"/>
          <w:lang w:val="es-SV"/>
        </w:rPr>
      </w:pPr>
      <w:r>
        <w:rPr>
          <w:lang w:val="es-SV"/>
        </w:rPr>
        <w:t>[</w:t>
      </w:r>
      <w:r w:rsidR="00E17FF1">
        <w:rPr>
          <w:lang w:val="es-SV"/>
        </w:rPr>
        <w:t>22</w:t>
      </w:r>
      <w:r>
        <w:rPr>
          <w:lang w:val="es-SV"/>
        </w:rPr>
        <w:t>March 2021]</w:t>
      </w:r>
    </w:p>
    <w:p w14:paraId="0D8BFB39" w14:textId="4E3174FA" w:rsidR="00C12054" w:rsidRDefault="00C12054" w:rsidP="00E8787F">
      <w:pPr>
        <w:ind w:left="360" w:hanging="360"/>
        <w:rPr>
          <w:ins w:id="586" w:author="Archer, Althea A" w:date="2021-03-22T13:15:00Z"/>
          <w:lang w:val="es-SV"/>
        </w:rPr>
      </w:pPr>
    </w:p>
    <w:p w14:paraId="5A61684B" w14:textId="65EAFE67" w:rsidR="00C12054" w:rsidRDefault="00C12054" w:rsidP="00E8787F">
      <w:pPr>
        <w:ind w:left="360" w:hanging="360"/>
        <w:rPr>
          <w:ins w:id="587" w:author="Archer, Althea A" w:date="2021-03-22T13:15:00Z"/>
          <w:lang w:val="es-SV"/>
        </w:rPr>
      </w:pPr>
    </w:p>
    <w:p w14:paraId="032EAA9C" w14:textId="3053D972" w:rsidR="00C12054" w:rsidRDefault="00C12054" w:rsidP="00E8787F">
      <w:pPr>
        <w:ind w:left="360" w:hanging="360"/>
        <w:rPr>
          <w:ins w:id="588" w:author="Archer, Althea A" w:date="2021-03-22T13:15:00Z"/>
          <w:lang w:val="es-SV"/>
        </w:rPr>
      </w:pPr>
    </w:p>
    <w:p w14:paraId="1BC9BBCB" w14:textId="253608E7" w:rsidR="00C12054" w:rsidRDefault="00C12054" w:rsidP="00E8787F">
      <w:pPr>
        <w:ind w:left="360" w:hanging="360"/>
        <w:rPr>
          <w:ins w:id="589" w:author="Archer, Althea A" w:date="2021-03-22T13:15:00Z"/>
          <w:lang w:val="es-SV"/>
        </w:rPr>
      </w:pPr>
    </w:p>
    <w:p w14:paraId="25005B90" w14:textId="19C56E65" w:rsidR="00C12054" w:rsidRDefault="00C12054" w:rsidP="00E8787F">
      <w:pPr>
        <w:ind w:left="360" w:hanging="360"/>
        <w:rPr>
          <w:ins w:id="590" w:author="Archer, Althea A" w:date="2021-03-22T13:15:00Z"/>
          <w:lang w:val="es-SV"/>
        </w:rPr>
      </w:pPr>
    </w:p>
    <w:p w14:paraId="4628CC51" w14:textId="26331F09" w:rsidR="00C12054" w:rsidRDefault="00C12054" w:rsidP="00E8787F">
      <w:pPr>
        <w:ind w:left="360" w:hanging="360"/>
        <w:rPr>
          <w:ins w:id="591" w:author="Archer, Althea A" w:date="2021-03-22T13:15:00Z"/>
          <w:lang w:val="es-SV"/>
        </w:rPr>
      </w:pPr>
    </w:p>
    <w:p w14:paraId="123A6D6C" w14:textId="668470D8" w:rsidR="00C12054" w:rsidRDefault="00C12054" w:rsidP="00E8787F">
      <w:pPr>
        <w:ind w:left="360" w:hanging="360"/>
        <w:rPr>
          <w:ins w:id="592" w:author="Archer, Althea A" w:date="2021-03-22T13:15:00Z"/>
          <w:lang w:val="es-SV"/>
        </w:rPr>
      </w:pPr>
    </w:p>
    <w:p w14:paraId="01E9F98C" w14:textId="081712A1" w:rsidR="00C12054" w:rsidRDefault="00C12054" w:rsidP="00E8787F">
      <w:pPr>
        <w:ind w:left="360" w:hanging="360"/>
        <w:rPr>
          <w:ins w:id="593" w:author="Archer, Althea A" w:date="2021-03-22T13:15:00Z"/>
          <w:lang w:val="es-SV"/>
        </w:rPr>
      </w:pPr>
    </w:p>
    <w:p w14:paraId="783268C1" w14:textId="40E9A2C6" w:rsidR="00C12054" w:rsidRDefault="00C12054" w:rsidP="00E8787F">
      <w:pPr>
        <w:ind w:left="360" w:hanging="360"/>
        <w:rPr>
          <w:ins w:id="594" w:author="Archer, Althea A" w:date="2021-03-22T13:15:00Z"/>
          <w:lang w:val="es-SV"/>
        </w:rPr>
      </w:pPr>
    </w:p>
    <w:p w14:paraId="5E165B6C" w14:textId="21C84C75" w:rsidR="00C12054" w:rsidRDefault="00C12054" w:rsidP="00E8787F">
      <w:pPr>
        <w:ind w:left="360" w:hanging="360"/>
        <w:rPr>
          <w:ins w:id="595" w:author="Archer, Althea A" w:date="2021-03-22T13:58:00Z"/>
          <w:lang w:val="es-SV"/>
        </w:rPr>
      </w:pPr>
    </w:p>
    <w:p w14:paraId="1C29DDE7" w14:textId="0D329FA4" w:rsidR="00463AC9" w:rsidRDefault="00463AC9" w:rsidP="00E8787F">
      <w:pPr>
        <w:ind w:left="360" w:hanging="360"/>
        <w:rPr>
          <w:ins w:id="596" w:author="Archer, Althea A" w:date="2021-03-22T13:58:00Z"/>
          <w:lang w:val="es-SV"/>
        </w:rPr>
      </w:pPr>
    </w:p>
    <w:p w14:paraId="6A231D4F" w14:textId="20335BF6" w:rsidR="00463AC9" w:rsidRDefault="00463AC9" w:rsidP="00E8787F">
      <w:pPr>
        <w:ind w:left="360" w:hanging="360"/>
        <w:rPr>
          <w:ins w:id="597" w:author="Archer, Althea A" w:date="2021-03-22T13:58:00Z"/>
          <w:lang w:val="es-SV"/>
        </w:rPr>
      </w:pPr>
    </w:p>
    <w:p w14:paraId="714BF952" w14:textId="55E16294" w:rsidR="00463AC9" w:rsidRDefault="00463AC9" w:rsidP="00E8787F">
      <w:pPr>
        <w:ind w:left="360" w:hanging="360"/>
        <w:rPr>
          <w:ins w:id="598" w:author="Archer, Althea A" w:date="2021-03-22T13:15:00Z"/>
          <w:lang w:val="es-SV"/>
        </w:rPr>
      </w:pPr>
      <w:ins w:id="599" w:author="Archer, Althea A" w:date="2021-03-22T13:58:00Z">
        <w:r>
          <w:rPr>
            <w:lang w:val="es-SV"/>
          </w:rPr>
          <w:lastRenderedPageBreak/>
          <w:t>TABLES</w:t>
        </w:r>
      </w:ins>
    </w:p>
    <w:p w14:paraId="1383D6B1" w14:textId="77777777" w:rsidR="00C12054" w:rsidRDefault="00C12054" w:rsidP="00C12054">
      <w:pPr>
        <w:ind w:left="360" w:right="360"/>
        <w:rPr>
          <w:moveTo w:id="600" w:author="Archer, Althea A" w:date="2021-03-22T13:15:00Z"/>
        </w:rPr>
      </w:pPr>
      <w:moveToRangeStart w:id="601" w:author="Archer, Althea A" w:date="2021-03-22T13:15:00Z" w:name="move67311340"/>
      <w:commentRangeStart w:id="602"/>
      <w:moveTo w:id="603" w:author="Archer, Althea A" w:date="2021-03-22T13:15:00Z">
        <w:r>
          <w:rPr>
            <w:i/>
          </w:rPr>
          <w:t xml:space="preserve">Table 1. </w:t>
        </w:r>
        <w:commentRangeEnd w:id="602"/>
        <w:r>
          <w:rPr>
            <w:rStyle w:val="CommentReference"/>
          </w:rPr>
          <w:commentReference w:id="602"/>
        </w:r>
        <w:r>
          <w:rPr>
            <w:i/>
          </w:rPr>
          <w:t xml:space="preserve">Route locations and land cover. Owl surveys were conducted from 2003 to 2013 in three different protected areas within El Salvador: El </w:t>
        </w:r>
        <w:proofErr w:type="spellStart"/>
        <w:r>
          <w:rPr>
            <w:i/>
          </w:rPr>
          <w:t>Imposible</w:t>
        </w:r>
        <w:proofErr w:type="spellEnd"/>
        <w:r>
          <w:rPr>
            <w:i/>
          </w:rPr>
          <w:t xml:space="preserve"> National Park (EI-1 and EI-2), Montecristo National Park (M-1 and M-2), and </w:t>
        </w:r>
        <w:proofErr w:type="spellStart"/>
        <w:r>
          <w:rPr>
            <w:i/>
          </w:rPr>
          <w:t>Nancuchiname</w:t>
        </w:r>
        <w:proofErr w:type="spellEnd"/>
        <w:r>
          <w:rPr>
            <w:i/>
          </w:rPr>
          <w:t xml:space="preserve"> Forest (N-1 and N-2). </w:t>
        </w:r>
      </w:moveTo>
    </w:p>
    <w:tbl>
      <w:tblPr>
        <w:tblW w:w="5000" w:type="pct"/>
        <w:tblLayout w:type="fixed"/>
        <w:tblLook w:val="07E0" w:firstRow="1" w:lastRow="1" w:firstColumn="1" w:lastColumn="1" w:noHBand="1" w:noVBand="1"/>
        <w:tblPrChange w:id="604" w:author="Archer, Althea A" w:date="2021-03-22T13:17:00Z">
          <w:tblPr>
            <w:tblW w:w="5000" w:type="pct"/>
            <w:tblLook w:val="07E0" w:firstRow="1" w:lastRow="1" w:firstColumn="1" w:lastColumn="1" w:noHBand="1" w:noVBand="1"/>
          </w:tblPr>
        </w:tblPrChange>
      </w:tblPr>
      <w:tblGrid>
        <w:gridCol w:w="900"/>
        <w:gridCol w:w="1620"/>
        <w:gridCol w:w="1890"/>
        <w:gridCol w:w="1350"/>
        <w:gridCol w:w="3600"/>
        <w:tblGridChange w:id="605">
          <w:tblGrid>
            <w:gridCol w:w="882"/>
            <w:gridCol w:w="1"/>
            <w:gridCol w:w="1580"/>
            <w:gridCol w:w="1"/>
            <w:gridCol w:w="1829"/>
            <w:gridCol w:w="117"/>
            <w:gridCol w:w="1206"/>
            <w:gridCol w:w="3744"/>
          </w:tblGrid>
        </w:tblGridChange>
      </w:tblGrid>
      <w:tr w:rsidR="00C12054" w14:paraId="1652BC4C" w14:textId="77777777" w:rsidTr="00C12054">
        <w:tc>
          <w:tcPr>
            <w:tcW w:w="900" w:type="dxa"/>
            <w:tcBorders>
              <w:top w:val="double" w:sz="4" w:space="0" w:color="auto"/>
              <w:bottom w:val="single" w:sz="2" w:space="0" w:color="auto"/>
            </w:tcBorders>
            <w:vAlign w:val="bottom"/>
            <w:tcPrChange w:id="606" w:author="Archer, Althea A" w:date="2021-03-22T13:17:00Z">
              <w:tcPr>
                <w:tcW w:w="0" w:type="auto"/>
                <w:gridSpan w:val="2"/>
                <w:tcBorders>
                  <w:top w:val="double" w:sz="4" w:space="0" w:color="auto"/>
                  <w:bottom w:val="single" w:sz="2" w:space="0" w:color="auto"/>
                </w:tcBorders>
                <w:vAlign w:val="bottom"/>
              </w:tcPr>
            </w:tcPrChange>
          </w:tcPr>
          <w:p w14:paraId="43CFF621" w14:textId="75B4F822" w:rsidR="00C12054" w:rsidRPr="00C12054" w:rsidRDefault="00C12054" w:rsidP="00C12054">
            <w:pPr>
              <w:jc w:val="center"/>
              <w:rPr>
                <w:moveTo w:id="607" w:author="Archer, Althea A" w:date="2021-03-22T13:15:00Z"/>
                <w:smallCaps/>
                <w:rPrChange w:id="608" w:author="Archer, Althea A" w:date="2021-03-22T13:15:00Z">
                  <w:rPr>
                    <w:moveTo w:id="609" w:author="Archer, Althea A" w:date="2021-03-22T13:15:00Z"/>
                  </w:rPr>
                </w:rPrChange>
              </w:rPr>
            </w:pPr>
            <w:moveTo w:id="610" w:author="Archer, Althea A" w:date="2021-03-22T13:15:00Z">
              <w:r w:rsidRPr="00C12054">
                <w:rPr>
                  <w:smallCaps/>
                  <w:rPrChange w:id="611" w:author="Archer, Althea A" w:date="2021-03-22T13:15:00Z">
                    <w:rPr/>
                  </w:rPrChange>
                </w:rPr>
                <w:t>Route</w:t>
              </w:r>
            </w:moveTo>
            <w:ins w:id="612" w:author="Archer, Althea A" w:date="2021-03-22T13:20:00Z">
              <w:r>
                <w:rPr>
                  <w:smallCaps/>
                </w:rPr>
                <w:br/>
              </w:r>
            </w:ins>
          </w:p>
        </w:tc>
        <w:tc>
          <w:tcPr>
            <w:tcW w:w="1620" w:type="dxa"/>
            <w:tcBorders>
              <w:top w:val="double" w:sz="4" w:space="0" w:color="auto"/>
              <w:bottom w:val="single" w:sz="2" w:space="0" w:color="auto"/>
            </w:tcBorders>
            <w:vAlign w:val="bottom"/>
            <w:tcPrChange w:id="613" w:author="Archer, Althea A" w:date="2021-03-22T13:17:00Z">
              <w:tcPr>
                <w:tcW w:w="0" w:type="auto"/>
                <w:gridSpan w:val="2"/>
                <w:tcBorders>
                  <w:top w:val="double" w:sz="4" w:space="0" w:color="auto"/>
                  <w:bottom w:val="single" w:sz="2" w:space="0" w:color="auto"/>
                </w:tcBorders>
                <w:vAlign w:val="bottom"/>
              </w:tcPr>
            </w:tcPrChange>
          </w:tcPr>
          <w:p w14:paraId="1C2221D0" w14:textId="3C7B8BA6" w:rsidR="00C12054" w:rsidRDefault="00C12054" w:rsidP="00C12054">
            <w:pPr>
              <w:jc w:val="center"/>
              <w:rPr>
                <w:moveTo w:id="614" w:author="Archer, Althea A" w:date="2021-03-22T13:15:00Z"/>
              </w:rPr>
            </w:pPr>
            <w:moveTo w:id="615" w:author="Archer, Althea A" w:date="2021-03-22T13:15:00Z">
              <w:r w:rsidRPr="00C12054">
                <w:rPr>
                  <w:smallCaps/>
                  <w:rPrChange w:id="616" w:author="Archer, Althea A" w:date="2021-03-22T13:15:00Z">
                    <w:rPr/>
                  </w:rPrChange>
                </w:rPr>
                <w:t>Latitude</w:t>
              </w:r>
            </w:moveTo>
            <w:ins w:id="617" w:author="Archer, Althea A" w:date="2021-03-22T13:17:00Z">
              <w:r>
                <w:rPr>
                  <w:smallCaps/>
                </w:rPr>
                <w:t xml:space="preserve"> (</w:t>
              </w:r>
              <w:r>
                <w:t>º</w:t>
              </w:r>
            </w:ins>
            <w:ins w:id="618" w:author="Archer, Althea A" w:date="2021-03-22T13:20:00Z">
              <w:r>
                <w:t>N</w:t>
              </w:r>
            </w:ins>
            <w:ins w:id="619" w:author="Archer, Althea A" w:date="2021-03-22T13:17:00Z">
              <w:r>
                <w:t>)</w:t>
              </w:r>
            </w:ins>
          </w:p>
        </w:tc>
        <w:tc>
          <w:tcPr>
            <w:tcW w:w="1890" w:type="dxa"/>
            <w:tcBorders>
              <w:top w:val="double" w:sz="4" w:space="0" w:color="auto"/>
              <w:bottom w:val="single" w:sz="2" w:space="0" w:color="auto"/>
            </w:tcBorders>
            <w:vAlign w:val="bottom"/>
            <w:tcPrChange w:id="620" w:author="Archer, Althea A" w:date="2021-03-22T13:17:00Z">
              <w:tcPr>
                <w:tcW w:w="0" w:type="auto"/>
                <w:tcBorders>
                  <w:top w:val="double" w:sz="4" w:space="0" w:color="auto"/>
                  <w:bottom w:val="single" w:sz="2" w:space="0" w:color="auto"/>
                </w:tcBorders>
                <w:vAlign w:val="bottom"/>
              </w:tcPr>
            </w:tcPrChange>
          </w:tcPr>
          <w:p w14:paraId="6477E986" w14:textId="6AA9231D" w:rsidR="00C12054" w:rsidRDefault="00C12054" w:rsidP="00C12054">
            <w:pPr>
              <w:jc w:val="center"/>
              <w:rPr>
                <w:moveTo w:id="621" w:author="Archer, Althea A" w:date="2021-03-22T13:15:00Z"/>
              </w:rPr>
            </w:pPr>
            <w:moveTo w:id="622" w:author="Archer, Althea A" w:date="2021-03-22T13:15:00Z">
              <w:r w:rsidRPr="00C12054">
                <w:rPr>
                  <w:smallCaps/>
                  <w:rPrChange w:id="623" w:author="Archer, Althea A" w:date="2021-03-22T13:15:00Z">
                    <w:rPr/>
                  </w:rPrChange>
                </w:rPr>
                <w:t>Longitude</w:t>
              </w:r>
            </w:moveTo>
            <w:ins w:id="624" w:author="Archer, Althea A" w:date="2021-03-22T13:17:00Z">
              <w:r>
                <w:rPr>
                  <w:smallCaps/>
                </w:rPr>
                <w:t xml:space="preserve"> </w:t>
              </w:r>
            </w:ins>
            <w:ins w:id="625" w:author="Archer, Althea A" w:date="2021-03-22T13:20:00Z">
              <w:r>
                <w:rPr>
                  <w:smallCaps/>
                </w:rPr>
                <w:br/>
              </w:r>
            </w:ins>
            <w:ins w:id="626" w:author="Archer, Althea A" w:date="2021-03-22T13:17:00Z">
              <w:r>
                <w:rPr>
                  <w:smallCaps/>
                </w:rPr>
                <w:t>(</w:t>
              </w:r>
              <w:r>
                <w:t>ºW)</w:t>
              </w:r>
            </w:ins>
          </w:p>
        </w:tc>
        <w:tc>
          <w:tcPr>
            <w:tcW w:w="1350" w:type="dxa"/>
            <w:tcBorders>
              <w:top w:val="double" w:sz="4" w:space="0" w:color="auto"/>
              <w:bottom w:val="single" w:sz="2" w:space="0" w:color="auto"/>
            </w:tcBorders>
            <w:vAlign w:val="bottom"/>
            <w:tcPrChange w:id="627" w:author="Archer, Althea A" w:date="2021-03-22T13:17:00Z">
              <w:tcPr>
                <w:tcW w:w="0" w:type="auto"/>
                <w:gridSpan w:val="2"/>
                <w:tcBorders>
                  <w:top w:val="double" w:sz="4" w:space="0" w:color="auto"/>
                  <w:bottom w:val="single" w:sz="2" w:space="0" w:color="auto"/>
                </w:tcBorders>
                <w:vAlign w:val="bottom"/>
              </w:tcPr>
            </w:tcPrChange>
          </w:tcPr>
          <w:p w14:paraId="6746A606" w14:textId="6FF69DB9" w:rsidR="00C12054" w:rsidRDefault="00C12054" w:rsidP="00C12054">
            <w:pPr>
              <w:jc w:val="center"/>
              <w:rPr>
                <w:moveTo w:id="628" w:author="Archer, Althea A" w:date="2021-03-22T13:15:00Z"/>
              </w:rPr>
            </w:pPr>
            <w:moveTo w:id="629" w:author="Archer, Althea A" w:date="2021-03-22T13:15:00Z">
              <w:r w:rsidRPr="00C12054">
                <w:rPr>
                  <w:smallCaps/>
                  <w:rPrChange w:id="630" w:author="Archer, Althea A" w:date="2021-03-22T13:15:00Z">
                    <w:rPr/>
                  </w:rPrChange>
                </w:rPr>
                <w:t>Elevation</w:t>
              </w:r>
            </w:moveTo>
            <w:ins w:id="631" w:author="Archer, Althea A" w:date="2021-03-22T13:18:00Z">
              <w:r>
                <w:rPr>
                  <w:smallCaps/>
                </w:rPr>
                <w:t xml:space="preserve"> (</w:t>
              </w:r>
            </w:ins>
            <w:ins w:id="632" w:author="Archer, Althea A" w:date="2021-03-22T14:30:00Z">
              <w:r w:rsidR="004D273D">
                <w:rPr>
                  <w:smallCaps/>
                </w:rPr>
                <w:t>meters above sea level</w:t>
              </w:r>
            </w:ins>
            <w:ins w:id="633" w:author="Archer, Althea A" w:date="2021-03-22T13:18:00Z">
              <w:r>
                <w:rPr>
                  <w:smallCaps/>
                </w:rPr>
                <w:t>)</w:t>
              </w:r>
            </w:ins>
          </w:p>
        </w:tc>
        <w:tc>
          <w:tcPr>
            <w:tcW w:w="3600" w:type="dxa"/>
            <w:tcBorders>
              <w:top w:val="double" w:sz="4" w:space="0" w:color="auto"/>
              <w:bottom w:val="single" w:sz="2" w:space="0" w:color="auto"/>
            </w:tcBorders>
            <w:vAlign w:val="bottom"/>
            <w:tcPrChange w:id="634" w:author="Archer, Althea A" w:date="2021-03-22T13:17:00Z">
              <w:tcPr>
                <w:tcW w:w="0" w:type="auto"/>
                <w:tcBorders>
                  <w:top w:val="double" w:sz="4" w:space="0" w:color="auto"/>
                  <w:bottom w:val="single" w:sz="2" w:space="0" w:color="auto"/>
                </w:tcBorders>
                <w:vAlign w:val="bottom"/>
              </w:tcPr>
            </w:tcPrChange>
          </w:tcPr>
          <w:p w14:paraId="1C5C270C" w14:textId="3AA02012" w:rsidR="00C12054" w:rsidRDefault="00C12054" w:rsidP="00C12054">
            <w:pPr>
              <w:jc w:val="center"/>
              <w:rPr>
                <w:moveTo w:id="635" w:author="Archer, Althea A" w:date="2021-03-22T13:15:00Z"/>
              </w:rPr>
            </w:pPr>
            <w:moveTo w:id="636" w:author="Archer, Althea A" w:date="2021-03-22T13:15:00Z">
              <w:r w:rsidRPr="00C12054">
                <w:rPr>
                  <w:smallCaps/>
                  <w:rPrChange w:id="637" w:author="Archer, Althea A" w:date="2021-03-22T13:16:00Z">
                    <w:rPr/>
                  </w:rPrChange>
                </w:rPr>
                <w:t>Land</w:t>
              </w:r>
              <w:r>
                <w:t xml:space="preserve"> </w:t>
              </w:r>
              <w:r w:rsidRPr="00C12054">
                <w:rPr>
                  <w:smallCaps/>
                  <w:rPrChange w:id="638" w:author="Archer, Althea A" w:date="2021-03-22T13:16:00Z">
                    <w:rPr/>
                  </w:rPrChange>
                </w:rPr>
                <w:t>Cover</w:t>
              </w:r>
            </w:moveTo>
            <w:ins w:id="639" w:author="Archer, Althea A" w:date="2021-03-22T13:21:00Z">
              <w:r>
                <w:rPr>
                  <w:smallCaps/>
                </w:rPr>
                <w:br/>
              </w:r>
            </w:ins>
          </w:p>
        </w:tc>
      </w:tr>
      <w:tr w:rsidR="00C12054" w14:paraId="5A5D1B9D" w14:textId="77777777" w:rsidTr="00C12054">
        <w:tc>
          <w:tcPr>
            <w:tcW w:w="900" w:type="dxa"/>
            <w:tcBorders>
              <w:top w:val="single" w:sz="2" w:space="0" w:color="auto"/>
            </w:tcBorders>
            <w:tcPrChange w:id="640" w:author="Archer, Althea A" w:date="2021-03-22T13:17:00Z">
              <w:tcPr>
                <w:tcW w:w="0" w:type="auto"/>
                <w:gridSpan w:val="2"/>
                <w:tcBorders>
                  <w:top w:val="single" w:sz="2" w:space="0" w:color="auto"/>
                </w:tcBorders>
              </w:tcPr>
            </w:tcPrChange>
          </w:tcPr>
          <w:p w14:paraId="7F0E6747" w14:textId="77777777" w:rsidR="00C12054" w:rsidRDefault="00C12054" w:rsidP="00C12054">
            <w:pPr>
              <w:jc w:val="center"/>
              <w:rPr>
                <w:moveTo w:id="641" w:author="Archer, Althea A" w:date="2021-03-22T13:15:00Z"/>
              </w:rPr>
            </w:pPr>
            <w:moveTo w:id="642" w:author="Archer, Althea A" w:date="2021-03-22T13:15:00Z">
              <w:r>
                <w:t>EI-1</w:t>
              </w:r>
            </w:moveTo>
          </w:p>
        </w:tc>
        <w:tc>
          <w:tcPr>
            <w:tcW w:w="1620" w:type="dxa"/>
            <w:tcBorders>
              <w:top w:val="single" w:sz="2" w:space="0" w:color="auto"/>
            </w:tcBorders>
            <w:tcPrChange w:id="643" w:author="Archer, Althea A" w:date="2021-03-22T13:17:00Z">
              <w:tcPr>
                <w:tcW w:w="0" w:type="auto"/>
                <w:gridSpan w:val="2"/>
                <w:tcBorders>
                  <w:top w:val="single" w:sz="2" w:space="0" w:color="auto"/>
                </w:tcBorders>
              </w:tcPr>
            </w:tcPrChange>
          </w:tcPr>
          <w:p w14:paraId="669D0D6B" w14:textId="77777777" w:rsidR="00C12054" w:rsidRDefault="00C12054" w:rsidP="00C12054">
            <w:pPr>
              <w:jc w:val="center"/>
              <w:rPr>
                <w:moveTo w:id="644" w:author="Archer, Althea A" w:date="2021-03-22T13:15:00Z"/>
              </w:rPr>
            </w:pPr>
            <w:moveTo w:id="645" w:author="Archer, Althea A" w:date="2021-03-22T13:15:00Z">
              <w:r>
                <w:t>13º 50.75’</w:t>
              </w:r>
            </w:moveTo>
          </w:p>
        </w:tc>
        <w:tc>
          <w:tcPr>
            <w:tcW w:w="1890" w:type="dxa"/>
            <w:tcBorders>
              <w:top w:val="single" w:sz="2" w:space="0" w:color="auto"/>
            </w:tcBorders>
            <w:tcPrChange w:id="646" w:author="Archer, Althea A" w:date="2021-03-22T13:17:00Z">
              <w:tcPr>
                <w:tcW w:w="0" w:type="auto"/>
                <w:tcBorders>
                  <w:top w:val="single" w:sz="2" w:space="0" w:color="auto"/>
                </w:tcBorders>
              </w:tcPr>
            </w:tcPrChange>
          </w:tcPr>
          <w:p w14:paraId="3218C12D" w14:textId="77777777" w:rsidR="00C12054" w:rsidRDefault="00C12054" w:rsidP="00C12054">
            <w:pPr>
              <w:jc w:val="center"/>
              <w:rPr>
                <w:moveTo w:id="647" w:author="Archer, Althea A" w:date="2021-03-22T13:15:00Z"/>
              </w:rPr>
            </w:pPr>
            <w:moveTo w:id="648" w:author="Archer, Althea A" w:date="2021-03-22T13:15:00Z">
              <w:r>
                <w:t>89º 59.74’</w:t>
              </w:r>
            </w:moveTo>
          </w:p>
        </w:tc>
        <w:tc>
          <w:tcPr>
            <w:tcW w:w="1350" w:type="dxa"/>
            <w:tcBorders>
              <w:top w:val="single" w:sz="2" w:space="0" w:color="auto"/>
            </w:tcBorders>
            <w:tcPrChange w:id="649" w:author="Archer, Althea A" w:date="2021-03-22T13:17:00Z">
              <w:tcPr>
                <w:tcW w:w="0" w:type="auto"/>
                <w:gridSpan w:val="2"/>
                <w:tcBorders>
                  <w:top w:val="single" w:sz="2" w:space="0" w:color="auto"/>
                </w:tcBorders>
              </w:tcPr>
            </w:tcPrChange>
          </w:tcPr>
          <w:p w14:paraId="7AB7A61F" w14:textId="77777777" w:rsidR="00C12054" w:rsidRDefault="00C12054" w:rsidP="00C12054">
            <w:pPr>
              <w:jc w:val="center"/>
              <w:rPr>
                <w:moveTo w:id="650" w:author="Archer, Althea A" w:date="2021-03-22T13:15:00Z"/>
              </w:rPr>
            </w:pPr>
            <w:moveTo w:id="651" w:author="Archer, Althea A" w:date="2021-03-22T13:15:00Z">
              <w:r>
                <w:t>609</w:t>
              </w:r>
            </w:moveTo>
          </w:p>
        </w:tc>
        <w:tc>
          <w:tcPr>
            <w:tcW w:w="3600" w:type="dxa"/>
            <w:tcBorders>
              <w:top w:val="single" w:sz="2" w:space="0" w:color="auto"/>
            </w:tcBorders>
            <w:tcPrChange w:id="652" w:author="Archer, Althea A" w:date="2021-03-22T13:17:00Z">
              <w:tcPr>
                <w:tcW w:w="0" w:type="auto"/>
                <w:tcBorders>
                  <w:top w:val="single" w:sz="2" w:space="0" w:color="auto"/>
                </w:tcBorders>
              </w:tcPr>
            </w:tcPrChange>
          </w:tcPr>
          <w:p w14:paraId="726CFE1A" w14:textId="77777777" w:rsidR="00C12054" w:rsidRDefault="00C12054" w:rsidP="00C12054">
            <w:pPr>
              <w:jc w:val="center"/>
              <w:rPr>
                <w:moveTo w:id="653" w:author="Archer, Althea A" w:date="2021-03-22T13:15:00Z"/>
              </w:rPr>
            </w:pPr>
            <w:moveTo w:id="654" w:author="Archer, Althea A" w:date="2021-03-22T13:15:00Z">
              <w:r>
                <w:t>Reforested deciduous forest</w:t>
              </w:r>
            </w:moveTo>
          </w:p>
        </w:tc>
      </w:tr>
      <w:tr w:rsidR="00C12054" w14:paraId="0CAECD50" w14:textId="77777777" w:rsidTr="00C12054">
        <w:tblPrEx>
          <w:tblPrExChange w:id="655" w:author="Archer, Althea A" w:date="2021-03-22T13:17:00Z">
            <w:tblPrEx>
              <w:tblLayout w:type="fixed"/>
            </w:tblPrEx>
          </w:tblPrExChange>
        </w:tblPrEx>
        <w:tc>
          <w:tcPr>
            <w:tcW w:w="900" w:type="dxa"/>
            <w:tcPrChange w:id="656" w:author="Archer, Althea A" w:date="2021-03-22T13:17:00Z">
              <w:tcPr>
                <w:tcW w:w="883" w:type="dxa"/>
              </w:tcPr>
            </w:tcPrChange>
          </w:tcPr>
          <w:p w14:paraId="40F92CBA" w14:textId="77777777" w:rsidR="00C12054" w:rsidRDefault="00C12054" w:rsidP="00C12054">
            <w:pPr>
              <w:jc w:val="center"/>
              <w:rPr>
                <w:moveTo w:id="657" w:author="Archer, Althea A" w:date="2021-03-22T13:15:00Z"/>
              </w:rPr>
            </w:pPr>
            <w:moveTo w:id="658" w:author="Archer, Althea A" w:date="2021-03-22T13:15:00Z">
              <w:r>
                <w:t>EI-2</w:t>
              </w:r>
            </w:moveTo>
          </w:p>
        </w:tc>
        <w:tc>
          <w:tcPr>
            <w:tcW w:w="1620" w:type="dxa"/>
            <w:tcPrChange w:id="659" w:author="Archer, Althea A" w:date="2021-03-22T13:17:00Z">
              <w:tcPr>
                <w:tcW w:w="1581" w:type="dxa"/>
                <w:gridSpan w:val="2"/>
              </w:tcPr>
            </w:tcPrChange>
          </w:tcPr>
          <w:p w14:paraId="3235BB7B" w14:textId="77777777" w:rsidR="00C12054" w:rsidRDefault="00C12054" w:rsidP="00C12054">
            <w:pPr>
              <w:jc w:val="center"/>
              <w:rPr>
                <w:moveTo w:id="660" w:author="Archer, Althea A" w:date="2021-03-22T13:15:00Z"/>
              </w:rPr>
            </w:pPr>
            <w:moveTo w:id="661" w:author="Archer, Althea A" w:date="2021-03-22T13:15:00Z">
              <w:r>
                <w:t>13º 51.38’</w:t>
              </w:r>
            </w:moveTo>
          </w:p>
        </w:tc>
        <w:tc>
          <w:tcPr>
            <w:tcW w:w="1890" w:type="dxa"/>
            <w:tcPrChange w:id="662" w:author="Archer, Althea A" w:date="2021-03-22T13:17:00Z">
              <w:tcPr>
                <w:tcW w:w="1040" w:type="pct"/>
                <w:gridSpan w:val="3"/>
              </w:tcPr>
            </w:tcPrChange>
          </w:tcPr>
          <w:p w14:paraId="52662457" w14:textId="77777777" w:rsidR="00C12054" w:rsidRDefault="00C12054" w:rsidP="00C12054">
            <w:pPr>
              <w:jc w:val="center"/>
              <w:rPr>
                <w:moveTo w:id="663" w:author="Archer, Althea A" w:date="2021-03-22T13:15:00Z"/>
              </w:rPr>
            </w:pPr>
            <w:moveTo w:id="664" w:author="Archer, Althea A" w:date="2021-03-22T13:15:00Z">
              <w:r>
                <w:t>89º 58.24’</w:t>
              </w:r>
            </w:moveTo>
          </w:p>
        </w:tc>
        <w:tc>
          <w:tcPr>
            <w:tcW w:w="1350" w:type="dxa"/>
            <w:tcPrChange w:id="665" w:author="Archer, Althea A" w:date="2021-03-22T13:17:00Z">
              <w:tcPr>
                <w:tcW w:w="644" w:type="pct"/>
              </w:tcPr>
            </w:tcPrChange>
          </w:tcPr>
          <w:p w14:paraId="338D0276" w14:textId="77777777" w:rsidR="00C12054" w:rsidRDefault="00C12054" w:rsidP="00C12054">
            <w:pPr>
              <w:jc w:val="center"/>
              <w:rPr>
                <w:moveTo w:id="666" w:author="Archer, Althea A" w:date="2021-03-22T13:15:00Z"/>
              </w:rPr>
            </w:pPr>
            <w:moveTo w:id="667" w:author="Archer, Althea A" w:date="2021-03-22T13:15:00Z">
              <w:r>
                <w:t>958</w:t>
              </w:r>
            </w:moveTo>
          </w:p>
        </w:tc>
        <w:tc>
          <w:tcPr>
            <w:tcW w:w="3600" w:type="dxa"/>
            <w:tcPrChange w:id="668" w:author="Archer, Althea A" w:date="2021-03-22T13:17:00Z">
              <w:tcPr>
                <w:tcW w:w="3744" w:type="dxa"/>
              </w:tcPr>
            </w:tcPrChange>
          </w:tcPr>
          <w:p w14:paraId="43A42F13" w14:textId="77777777" w:rsidR="00C12054" w:rsidRDefault="00C12054" w:rsidP="00C12054">
            <w:pPr>
              <w:jc w:val="center"/>
              <w:rPr>
                <w:moveTo w:id="669" w:author="Archer, Althea A" w:date="2021-03-22T13:15:00Z"/>
              </w:rPr>
            </w:pPr>
            <w:moveTo w:id="670" w:author="Archer, Althea A" w:date="2021-03-22T13:15:00Z">
              <w:r>
                <w:t>Semi-deciduous forest</w:t>
              </w:r>
            </w:moveTo>
          </w:p>
        </w:tc>
      </w:tr>
      <w:tr w:rsidR="00C12054" w14:paraId="1C748767" w14:textId="77777777" w:rsidTr="00C12054">
        <w:tblPrEx>
          <w:tblPrExChange w:id="671" w:author="Archer, Althea A" w:date="2021-03-22T13:17:00Z">
            <w:tblPrEx>
              <w:tblLayout w:type="fixed"/>
            </w:tblPrEx>
          </w:tblPrExChange>
        </w:tblPrEx>
        <w:tc>
          <w:tcPr>
            <w:tcW w:w="900" w:type="dxa"/>
            <w:tcPrChange w:id="672" w:author="Archer, Althea A" w:date="2021-03-22T13:17:00Z">
              <w:tcPr>
                <w:tcW w:w="883" w:type="dxa"/>
              </w:tcPr>
            </w:tcPrChange>
          </w:tcPr>
          <w:p w14:paraId="29072EA3" w14:textId="77777777" w:rsidR="00C12054" w:rsidRDefault="00C12054" w:rsidP="00C12054">
            <w:pPr>
              <w:jc w:val="center"/>
              <w:rPr>
                <w:moveTo w:id="673" w:author="Archer, Althea A" w:date="2021-03-22T13:15:00Z"/>
              </w:rPr>
            </w:pPr>
            <w:moveTo w:id="674" w:author="Archer, Althea A" w:date="2021-03-22T13:15:00Z">
              <w:r>
                <w:t>M-1</w:t>
              </w:r>
            </w:moveTo>
          </w:p>
        </w:tc>
        <w:tc>
          <w:tcPr>
            <w:tcW w:w="1620" w:type="dxa"/>
            <w:tcPrChange w:id="675" w:author="Archer, Althea A" w:date="2021-03-22T13:17:00Z">
              <w:tcPr>
                <w:tcW w:w="1581" w:type="dxa"/>
                <w:gridSpan w:val="2"/>
              </w:tcPr>
            </w:tcPrChange>
          </w:tcPr>
          <w:p w14:paraId="1394DC03" w14:textId="77777777" w:rsidR="00C12054" w:rsidRDefault="00C12054" w:rsidP="00C12054">
            <w:pPr>
              <w:jc w:val="center"/>
              <w:rPr>
                <w:moveTo w:id="676" w:author="Archer, Althea A" w:date="2021-03-22T13:15:00Z"/>
              </w:rPr>
            </w:pPr>
            <w:moveTo w:id="677" w:author="Archer, Althea A" w:date="2021-03-22T13:15:00Z">
              <w:r>
                <w:t>14º 24.88’</w:t>
              </w:r>
            </w:moveTo>
          </w:p>
        </w:tc>
        <w:tc>
          <w:tcPr>
            <w:tcW w:w="1890" w:type="dxa"/>
            <w:tcPrChange w:id="678" w:author="Archer, Althea A" w:date="2021-03-22T13:17:00Z">
              <w:tcPr>
                <w:tcW w:w="1040" w:type="pct"/>
                <w:gridSpan w:val="3"/>
              </w:tcPr>
            </w:tcPrChange>
          </w:tcPr>
          <w:p w14:paraId="50C92CCA" w14:textId="77777777" w:rsidR="00C12054" w:rsidRDefault="00C12054" w:rsidP="00C12054">
            <w:pPr>
              <w:jc w:val="center"/>
              <w:rPr>
                <w:moveTo w:id="679" w:author="Archer, Althea A" w:date="2021-03-22T13:15:00Z"/>
              </w:rPr>
            </w:pPr>
            <w:moveTo w:id="680" w:author="Archer, Althea A" w:date="2021-03-22T13:15:00Z">
              <w:r>
                <w:t>89º 21.63’</w:t>
              </w:r>
            </w:moveTo>
          </w:p>
        </w:tc>
        <w:tc>
          <w:tcPr>
            <w:tcW w:w="1350" w:type="dxa"/>
            <w:tcPrChange w:id="681" w:author="Archer, Althea A" w:date="2021-03-22T13:17:00Z">
              <w:tcPr>
                <w:tcW w:w="644" w:type="pct"/>
              </w:tcPr>
            </w:tcPrChange>
          </w:tcPr>
          <w:p w14:paraId="50C82915" w14:textId="77777777" w:rsidR="00C12054" w:rsidRDefault="00C12054" w:rsidP="00C12054">
            <w:pPr>
              <w:jc w:val="center"/>
              <w:rPr>
                <w:moveTo w:id="682" w:author="Archer, Althea A" w:date="2021-03-22T13:15:00Z"/>
              </w:rPr>
            </w:pPr>
            <w:moveTo w:id="683" w:author="Archer, Althea A" w:date="2021-03-22T13:15:00Z">
              <w:r>
                <w:t>2111</w:t>
              </w:r>
            </w:moveTo>
          </w:p>
        </w:tc>
        <w:tc>
          <w:tcPr>
            <w:tcW w:w="3600" w:type="dxa"/>
            <w:tcPrChange w:id="684" w:author="Archer, Althea A" w:date="2021-03-22T13:17:00Z">
              <w:tcPr>
                <w:tcW w:w="3744" w:type="dxa"/>
              </w:tcPr>
            </w:tcPrChange>
          </w:tcPr>
          <w:p w14:paraId="29DCF375" w14:textId="77777777" w:rsidR="00C12054" w:rsidRDefault="00C12054" w:rsidP="00C12054">
            <w:pPr>
              <w:jc w:val="center"/>
              <w:rPr>
                <w:moveTo w:id="685" w:author="Archer, Althea A" w:date="2021-03-22T13:15:00Z"/>
              </w:rPr>
            </w:pPr>
            <w:moveTo w:id="686" w:author="Archer, Althea A" w:date="2021-03-22T13:15:00Z">
              <w:r>
                <w:t>Cloud forest</w:t>
              </w:r>
            </w:moveTo>
          </w:p>
        </w:tc>
      </w:tr>
      <w:tr w:rsidR="00C12054" w14:paraId="0BCF0BE0" w14:textId="77777777" w:rsidTr="00C12054">
        <w:tblPrEx>
          <w:tblPrExChange w:id="687" w:author="Archer, Althea A" w:date="2021-03-22T13:17:00Z">
            <w:tblPrEx>
              <w:tblLayout w:type="fixed"/>
            </w:tblPrEx>
          </w:tblPrExChange>
        </w:tblPrEx>
        <w:tc>
          <w:tcPr>
            <w:tcW w:w="900" w:type="dxa"/>
            <w:tcPrChange w:id="688" w:author="Archer, Althea A" w:date="2021-03-22T13:17:00Z">
              <w:tcPr>
                <w:tcW w:w="883" w:type="dxa"/>
              </w:tcPr>
            </w:tcPrChange>
          </w:tcPr>
          <w:p w14:paraId="3D7B413A" w14:textId="77777777" w:rsidR="00C12054" w:rsidRDefault="00C12054" w:rsidP="00C12054">
            <w:pPr>
              <w:jc w:val="center"/>
              <w:rPr>
                <w:moveTo w:id="689" w:author="Archer, Althea A" w:date="2021-03-22T13:15:00Z"/>
              </w:rPr>
            </w:pPr>
            <w:moveTo w:id="690" w:author="Archer, Althea A" w:date="2021-03-22T13:15:00Z">
              <w:r>
                <w:t>M-2</w:t>
              </w:r>
            </w:moveTo>
          </w:p>
        </w:tc>
        <w:tc>
          <w:tcPr>
            <w:tcW w:w="1620" w:type="dxa"/>
            <w:tcPrChange w:id="691" w:author="Archer, Althea A" w:date="2021-03-22T13:17:00Z">
              <w:tcPr>
                <w:tcW w:w="1581" w:type="dxa"/>
                <w:gridSpan w:val="2"/>
              </w:tcPr>
            </w:tcPrChange>
          </w:tcPr>
          <w:p w14:paraId="3C821A7F" w14:textId="77777777" w:rsidR="00C12054" w:rsidRDefault="00C12054" w:rsidP="00C12054">
            <w:pPr>
              <w:jc w:val="center"/>
              <w:rPr>
                <w:moveTo w:id="692" w:author="Archer, Althea A" w:date="2021-03-22T13:15:00Z"/>
              </w:rPr>
            </w:pPr>
            <w:moveTo w:id="693" w:author="Archer, Althea A" w:date="2021-03-22T13:15:00Z">
              <w:r>
                <w:t>14º 23.19’</w:t>
              </w:r>
            </w:moveTo>
          </w:p>
        </w:tc>
        <w:tc>
          <w:tcPr>
            <w:tcW w:w="1890" w:type="dxa"/>
            <w:tcPrChange w:id="694" w:author="Archer, Althea A" w:date="2021-03-22T13:17:00Z">
              <w:tcPr>
                <w:tcW w:w="1040" w:type="pct"/>
                <w:gridSpan w:val="3"/>
              </w:tcPr>
            </w:tcPrChange>
          </w:tcPr>
          <w:p w14:paraId="663F5E77" w14:textId="77777777" w:rsidR="00C12054" w:rsidRDefault="00C12054" w:rsidP="00C12054">
            <w:pPr>
              <w:jc w:val="center"/>
              <w:rPr>
                <w:moveTo w:id="695" w:author="Archer, Althea A" w:date="2021-03-22T13:15:00Z"/>
              </w:rPr>
            </w:pPr>
            <w:moveTo w:id="696" w:author="Archer, Althea A" w:date="2021-03-22T13:15:00Z">
              <w:r>
                <w:t>89º 22.33’</w:t>
              </w:r>
            </w:moveTo>
          </w:p>
        </w:tc>
        <w:tc>
          <w:tcPr>
            <w:tcW w:w="1350" w:type="dxa"/>
            <w:tcPrChange w:id="697" w:author="Archer, Althea A" w:date="2021-03-22T13:17:00Z">
              <w:tcPr>
                <w:tcW w:w="644" w:type="pct"/>
              </w:tcPr>
            </w:tcPrChange>
          </w:tcPr>
          <w:p w14:paraId="2817DD63" w14:textId="77777777" w:rsidR="00C12054" w:rsidRDefault="00C12054" w:rsidP="00C12054">
            <w:pPr>
              <w:jc w:val="center"/>
              <w:rPr>
                <w:moveTo w:id="698" w:author="Archer, Althea A" w:date="2021-03-22T13:15:00Z"/>
              </w:rPr>
            </w:pPr>
            <w:moveTo w:id="699" w:author="Archer, Althea A" w:date="2021-03-22T13:15:00Z">
              <w:r>
                <w:t>1755</w:t>
              </w:r>
            </w:moveTo>
          </w:p>
        </w:tc>
        <w:tc>
          <w:tcPr>
            <w:tcW w:w="3600" w:type="dxa"/>
            <w:tcPrChange w:id="700" w:author="Archer, Althea A" w:date="2021-03-22T13:17:00Z">
              <w:tcPr>
                <w:tcW w:w="3744" w:type="dxa"/>
              </w:tcPr>
            </w:tcPrChange>
          </w:tcPr>
          <w:p w14:paraId="3694F6DB" w14:textId="77777777" w:rsidR="00C12054" w:rsidRDefault="00C12054" w:rsidP="00C12054">
            <w:pPr>
              <w:jc w:val="center"/>
              <w:rPr>
                <w:moveTo w:id="701" w:author="Archer, Althea A" w:date="2021-03-22T13:15:00Z"/>
              </w:rPr>
            </w:pPr>
            <w:moveTo w:id="702" w:author="Archer, Althea A" w:date="2021-03-22T13:15:00Z">
              <w:r>
                <w:t>Pine/oak forest</w:t>
              </w:r>
            </w:moveTo>
          </w:p>
        </w:tc>
      </w:tr>
      <w:tr w:rsidR="00C12054" w14:paraId="1258984F" w14:textId="77777777" w:rsidTr="00C12054">
        <w:tc>
          <w:tcPr>
            <w:tcW w:w="900" w:type="dxa"/>
            <w:tcPrChange w:id="703" w:author="Archer, Althea A" w:date="2021-03-22T13:17:00Z">
              <w:tcPr>
                <w:tcW w:w="0" w:type="auto"/>
                <w:gridSpan w:val="2"/>
              </w:tcPr>
            </w:tcPrChange>
          </w:tcPr>
          <w:p w14:paraId="21073B76" w14:textId="77777777" w:rsidR="00C12054" w:rsidRDefault="00C12054" w:rsidP="00C12054">
            <w:pPr>
              <w:jc w:val="center"/>
              <w:rPr>
                <w:moveTo w:id="704" w:author="Archer, Althea A" w:date="2021-03-22T13:15:00Z"/>
              </w:rPr>
            </w:pPr>
            <w:moveTo w:id="705" w:author="Archer, Althea A" w:date="2021-03-22T13:15:00Z">
              <w:r>
                <w:t>N-1</w:t>
              </w:r>
            </w:moveTo>
          </w:p>
        </w:tc>
        <w:tc>
          <w:tcPr>
            <w:tcW w:w="1620" w:type="dxa"/>
            <w:tcPrChange w:id="706" w:author="Archer, Althea A" w:date="2021-03-22T13:17:00Z">
              <w:tcPr>
                <w:tcW w:w="0" w:type="auto"/>
                <w:gridSpan w:val="2"/>
              </w:tcPr>
            </w:tcPrChange>
          </w:tcPr>
          <w:p w14:paraId="2D80E25A" w14:textId="77777777" w:rsidR="00C12054" w:rsidRDefault="00C12054" w:rsidP="00C12054">
            <w:pPr>
              <w:jc w:val="center"/>
              <w:rPr>
                <w:moveTo w:id="707" w:author="Archer, Althea A" w:date="2021-03-22T13:15:00Z"/>
              </w:rPr>
            </w:pPr>
            <w:moveTo w:id="708" w:author="Archer, Althea A" w:date="2021-03-22T13:15:00Z">
              <w:r>
                <w:t>13º 19.95’</w:t>
              </w:r>
            </w:moveTo>
          </w:p>
        </w:tc>
        <w:tc>
          <w:tcPr>
            <w:tcW w:w="1890" w:type="dxa"/>
            <w:tcPrChange w:id="709" w:author="Archer, Althea A" w:date="2021-03-22T13:17:00Z">
              <w:tcPr>
                <w:tcW w:w="0" w:type="auto"/>
              </w:tcPr>
            </w:tcPrChange>
          </w:tcPr>
          <w:p w14:paraId="44787149" w14:textId="77777777" w:rsidR="00C12054" w:rsidRDefault="00C12054" w:rsidP="00C12054">
            <w:pPr>
              <w:jc w:val="center"/>
              <w:rPr>
                <w:moveTo w:id="710" w:author="Archer, Althea A" w:date="2021-03-22T13:15:00Z"/>
              </w:rPr>
            </w:pPr>
            <w:moveTo w:id="711" w:author="Archer, Althea A" w:date="2021-03-22T13:15:00Z">
              <w:r>
                <w:t>88º 43.63’</w:t>
              </w:r>
            </w:moveTo>
          </w:p>
        </w:tc>
        <w:tc>
          <w:tcPr>
            <w:tcW w:w="1350" w:type="dxa"/>
            <w:tcPrChange w:id="712" w:author="Archer, Althea A" w:date="2021-03-22T13:17:00Z">
              <w:tcPr>
                <w:tcW w:w="0" w:type="auto"/>
                <w:gridSpan w:val="2"/>
              </w:tcPr>
            </w:tcPrChange>
          </w:tcPr>
          <w:p w14:paraId="5B9EC826" w14:textId="77777777" w:rsidR="00C12054" w:rsidRDefault="00C12054" w:rsidP="00C12054">
            <w:pPr>
              <w:jc w:val="center"/>
              <w:rPr>
                <w:moveTo w:id="713" w:author="Archer, Althea A" w:date="2021-03-22T13:15:00Z"/>
              </w:rPr>
            </w:pPr>
            <w:moveTo w:id="714" w:author="Archer, Althea A" w:date="2021-03-22T13:15:00Z">
              <w:r>
                <w:t>3</w:t>
              </w:r>
            </w:moveTo>
          </w:p>
        </w:tc>
        <w:tc>
          <w:tcPr>
            <w:tcW w:w="3600" w:type="dxa"/>
            <w:tcPrChange w:id="715" w:author="Archer, Althea A" w:date="2021-03-22T13:17:00Z">
              <w:tcPr>
                <w:tcW w:w="0" w:type="auto"/>
              </w:tcPr>
            </w:tcPrChange>
          </w:tcPr>
          <w:p w14:paraId="75713058" w14:textId="77777777" w:rsidR="00C12054" w:rsidRDefault="00C12054" w:rsidP="00C12054">
            <w:pPr>
              <w:jc w:val="center"/>
              <w:rPr>
                <w:moveTo w:id="716" w:author="Archer, Althea A" w:date="2021-03-22T13:15:00Z"/>
              </w:rPr>
            </w:pPr>
            <w:moveTo w:id="717" w:author="Archer, Althea A" w:date="2021-03-22T13:15:00Z">
              <w:r>
                <w:t>Alluvial forest with secondary growth</w:t>
              </w:r>
            </w:moveTo>
          </w:p>
        </w:tc>
      </w:tr>
      <w:tr w:rsidR="00C12054" w14:paraId="5B5CC28B" w14:textId="77777777" w:rsidTr="00C12054">
        <w:tc>
          <w:tcPr>
            <w:tcW w:w="900" w:type="dxa"/>
            <w:tcBorders>
              <w:bottom w:val="double" w:sz="4" w:space="0" w:color="auto"/>
            </w:tcBorders>
            <w:tcPrChange w:id="718" w:author="Archer, Althea A" w:date="2021-03-22T13:17:00Z">
              <w:tcPr>
                <w:tcW w:w="0" w:type="auto"/>
                <w:gridSpan w:val="2"/>
                <w:tcBorders>
                  <w:bottom w:val="double" w:sz="4" w:space="0" w:color="auto"/>
                </w:tcBorders>
              </w:tcPr>
            </w:tcPrChange>
          </w:tcPr>
          <w:p w14:paraId="6BD7B762" w14:textId="77777777" w:rsidR="00C12054" w:rsidRDefault="00C12054" w:rsidP="00C12054">
            <w:pPr>
              <w:jc w:val="center"/>
              <w:rPr>
                <w:moveTo w:id="719" w:author="Archer, Althea A" w:date="2021-03-22T13:15:00Z"/>
              </w:rPr>
            </w:pPr>
            <w:moveTo w:id="720" w:author="Archer, Althea A" w:date="2021-03-22T13:15:00Z">
              <w:r>
                <w:t>N-2</w:t>
              </w:r>
            </w:moveTo>
          </w:p>
        </w:tc>
        <w:tc>
          <w:tcPr>
            <w:tcW w:w="1620" w:type="dxa"/>
            <w:tcBorders>
              <w:bottom w:val="double" w:sz="4" w:space="0" w:color="auto"/>
            </w:tcBorders>
            <w:tcPrChange w:id="721" w:author="Archer, Althea A" w:date="2021-03-22T13:17:00Z">
              <w:tcPr>
                <w:tcW w:w="0" w:type="auto"/>
                <w:gridSpan w:val="2"/>
                <w:tcBorders>
                  <w:bottom w:val="double" w:sz="4" w:space="0" w:color="auto"/>
                </w:tcBorders>
              </w:tcPr>
            </w:tcPrChange>
          </w:tcPr>
          <w:p w14:paraId="4DA31CA4" w14:textId="77777777" w:rsidR="00C12054" w:rsidRDefault="00C12054" w:rsidP="00C12054">
            <w:pPr>
              <w:jc w:val="center"/>
              <w:rPr>
                <w:moveTo w:id="722" w:author="Archer, Althea A" w:date="2021-03-22T13:15:00Z"/>
              </w:rPr>
            </w:pPr>
            <w:moveTo w:id="723" w:author="Archer, Althea A" w:date="2021-03-22T13:15:00Z">
              <w:r>
                <w:t>13º 22.03’</w:t>
              </w:r>
            </w:moveTo>
          </w:p>
        </w:tc>
        <w:tc>
          <w:tcPr>
            <w:tcW w:w="1890" w:type="dxa"/>
            <w:tcBorders>
              <w:bottom w:val="double" w:sz="4" w:space="0" w:color="auto"/>
            </w:tcBorders>
            <w:tcPrChange w:id="724" w:author="Archer, Althea A" w:date="2021-03-22T13:17:00Z">
              <w:tcPr>
                <w:tcW w:w="0" w:type="auto"/>
                <w:tcBorders>
                  <w:bottom w:val="double" w:sz="4" w:space="0" w:color="auto"/>
                </w:tcBorders>
              </w:tcPr>
            </w:tcPrChange>
          </w:tcPr>
          <w:p w14:paraId="058EAB1B" w14:textId="77777777" w:rsidR="00C12054" w:rsidRDefault="00C12054" w:rsidP="00C12054">
            <w:pPr>
              <w:jc w:val="center"/>
              <w:rPr>
                <w:moveTo w:id="725" w:author="Archer, Althea A" w:date="2021-03-22T13:15:00Z"/>
              </w:rPr>
            </w:pPr>
            <w:moveTo w:id="726" w:author="Archer, Althea A" w:date="2021-03-22T13:15:00Z">
              <w:r>
                <w:t>88º 43.30’</w:t>
              </w:r>
            </w:moveTo>
          </w:p>
        </w:tc>
        <w:tc>
          <w:tcPr>
            <w:tcW w:w="1350" w:type="dxa"/>
            <w:tcBorders>
              <w:bottom w:val="double" w:sz="4" w:space="0" w:color="auto"/>
            </w:tcBorders>
            <w:tcPrChange w:id="727" w:author="Archer, Althea A" w:date="2021-03-22T13:17:00Z">
              <w:tcPr>
                <w:tcW w:w="0" w:type="auto"/>
                <w:gridSpan w:val="2"/>
                <w:tcBorders>
                  <w:bottom w:val="double" w:sz="4" w:space="0" w:color="auto"/>
                </w:tcBorders>
              </w:tcPr>
            </w:tcPrChange>
          </w:tcPr>
          <w:p w14:paraId="4D46D106" w14:textId="77777777" w:rsidR="00C12054" w:rsidRDefault="00C12054" w:rsidP="00C12054">
            <w:pPr>
              <w:jc w:val="center"/>
              <w:rPr>
                <w:moveTo w:id="728" w:author="Archer, Althea A" w:date="2021-03-22T13:15:00Z"/>
              </w:rPr>
            </w:pPr>
            <w:moveTo w:id="729" w:author="Archer, Althea A" w:date="2021-03-22T13:15:00Z">
              <w:r>
                <w:t>2</w:t>
              </w:r>
            </w:moveTo>
          </w:p>
        </w:tc>
        <w:tc>
          <w:tcPr>
            <w:tcW w:w="3600" w:type="dxa"/>
            <w:tcBorders>
              <w:bottom w:val="double" w:sz="4" w:space="0" w:color="auto"/>
            </w:tcBorders>
            <w:tcPrChange w:id="730" w:author="Archer, Althea A" w:date="2021-03-22T13:17:00Z">
              <w:tcPr>
                <w:tcW w:w="0" w:type="auto"/>
                <w:tcBorders>
                  <w:bottom w:val="double" w:sz="4" w:space="0" w:color="auto"/>
                </w:tcBorders>
              </w:tcPr>
            </w:tcPrChange>
          </w:tcPr>
          <w:p w14:paraId="30CD9F15" w14:textId="77777777" w:rsidR="00C12054" w:rsidRDefault="00C12054" w:rsidP="00C12054">
            <w:pPr>
              <w:jc w:val="center"/>
              <w:rPr>
                <w:moveTo w:id="731" w:author="Archer, Althea A" w:date="2021-03-22T13:15:00Z"/>
              </w:rPr>
            </w:pPr>
            <w:moveTo w:id="732" w:author="Archer, Althea A" w:date="2021-03-22T13:15:00Z">
              <w:r>
                <w:t>Alluvial forest</w:t>
              </w:r>
            </w:moveTo>
          </w:p>
        </w:tc>
      </w:tr>
    </w:tbl>
    <w:p w14:paraId="10A02724" w14:textId="77777777" w:rsidR="00C12054" w:rsidRDefault="00C12054" w:rsidP="00C12054">
      <w:pPr>
        <w:ind w:firstLine="720"/>
        <w:rPr>
          <w:moveTo w:id="733" w:author="Archer, Althea A" w:date="2021-03-22T13:15:00Z"/>
        </w:rPr>
      </w:pPr>
    </w:p>
    <w:moveToRangeEnd w:id="601"/>
    <w:p w14:paraId="0B2131E5" w14:textId="6232592F" w:rsidR="00C12054" w:rsidRDefault="00C12054" w:rsidP="00E8787F">
      <w:pPr>
        <w:ind w:left="360" w:hanging="360"/>
        <w:rPr>
          <w:ins w:id="734" w:author="Archer, Althea A" w:date="2021-03-22T13:22:00Z"/>
          <w:lang w:val="es-SV"/>
        </w:rPr>
      </w:pPr>
    </w:p>
    <w:p w14:paraId="409459AF" w14:textId="10940326" w:rsidR="00F76A77" w:rsidRDefault="00F76A77" w:rsidP="00E8787F">
      <w:pPr>
        <w:ind w:left="360" w:hanging="360"/>
        <w:rPr>
          <w:ins w:id="735" w:author="Archer, Althea A" w:date="2021-03-22T13:22:00Z"/>
          <w:lang w:val="es-SV"/>
        </w:rPr>
      </w:pPr>
    </w:p>
    <w:p w14:paraId="19497132" w14:textId="31883AF8" w:rsidR="00F76A77" w:rsidRDefault="00F76A77" w:rsidP="00E8787F">
      <w:pPr>
        <w:ind w:left="360" w:hanging="360"/>
        <w:rPr>
          <w:ins w:id="736" w:author="Archer, Althea A" w:date="2021-03-22T13:22:00Z"/>
          <w:lang w:val="es-SV"/>
        </w:rPr>
      </w:pPr>
    </w:p>
    <w:p w14:paraId="524B1196" w14:textId="24EE8B00" w:rsidR="00F76A77" w:rsidRDefault="00F76A77" w:rsidP="00E8787F">
      <w:pPr>
        <w:ind w:left="360" w:hanging="360"/>
        <w:rPr>
          <w:ins w:id="737" w:author="Archer, Althea A" w:date="2021-03-22T13:22:00Z"/>
          <w:lang w:val="es-SV"/>
        </w:rPr>
      </w:pPr>
    </w:p>
    <w:p w14:paraId="6E573ADD" w14:textId="237A3582" w:rsidR="00F76A77" w:rsidRDefault="00F76A77" w:rsidP="00E8787F">
      <w:pPr>
        <w:ind w:left="360" w:hanging="360"/>
        <w:rPr>
          <w:ins w:id="738" w:author="Archer, Althea A" w:date="2021-03-22T13:22:00Z"/>
          <w:lang w:val="es-SV"/>
        </w:rPr>
      </w:pPr>
    </w:p>
    <w:p w14:paraId="22639492" w14:textId="61475E6F" w:rsidR="00F76A77" w:rsidRDefault="00F76A77" w:rsidP="00E8787F">
      <w:pPr>
        <w:ind w:left="360" w:hanging="360"/>
        <w:rPr>
          <w:ins w:id="739" w:author="Archer, Althea A" w:date="2021-03-22T13:22:00Z"/>
          <w:lang w:val="es-SV"/>
        </w:rPr>
      </w:pPr>
    </w:p>
    <w:p w14:paraId="036E235D" w14:textId="67D09AC8" w:rsidR="00F76A77" w:rsidRDefault="00F76A77" w:rsidP="004D273D">
      <w:pPr>
        <w:ind w:right="360"/>
        <w:rPr>
          <w:moveTo w:id="740" w:author="Archer, Althea A" w:date="2021-03-22T13:22:00Z"/>
        </w:rPr>
        <w:pPrChange w:id="741" w:author="Archer, Althea A" w:date="2021-03-22T14:31:00Z">
          <w:pPr>
            <w:ind w:left="360" w:right="360"/>
          </w:pPr>
        </w:pPrChange>
      </w:pPr>
      <w:moveToRangeStart w:id="742" w:author="Archer, Althea A" w:date="2021-03-22T13:22:00Z" w:name="move67311761"/>
      <w:commentRangeStart w:id="743"/>
      <w:moveTo w:id="744" w:author="Archer, Althea A" w:date="2021-03-22T13:22:00Z">
        <w:r>
          <w:rPr>
            <w:i/>
          </w:rPr>
          <w:lastRenderedPageBreak/>
          <w:t>Table 2</w:t>
        </w:r>
        <w:commentRangeEnd w:id="743"/>
        <w:r>
          <w:rPr>
            <w:rStyle w:val="CommentReference"/>
          </w:rPr>
          <w:commentReference w:id="743"/>
        </w:r>
        <w:r>
          <w:rPr>
            <w:i/>
          </w:rPr>
          <w:t>. Species detection records by route and vocalizations recorded. Owl surveys were conducted from 2003 to 2013 in three different protected areas within El Salvador</w:t>
        </w:r>
      </w:moveTo>
      <w:ins w:id="745" w:author="Archer, Althea A" w:date="2021-03-22T13:22:00Z">
        <w:r>
          <w:rPr>
            <w:i/>
          </w:rPr>
          <w:t xml:space="preserve">: El </w:t>
        </w:r>
        <w:proofErr w:type="spellStart"/>
        <w:r>
          <w:rPr>
            <w:i/>
          </w:rPr>
          <w:t>Imposible</w:t>
        </w:r>
        <w:proofErr w:type="spellEnd"/>
        <w:r>
          <w:rPr>
            <w:i/>
          </w:rPr>
          <w:t xml:space="preserve"> National Park (EI-1 and EI-2), Montecristo National Park (M-1 and M-2), and </w:t>
        </w:r>
        <w:proofErr w:type="spellStart"/>
        <w:r>
          <w:rPr>
            <w:i/>
          </w:rPr>
          <w:t>Nancuchiname</w:t>
        </w:r>
        <w:proofErr w:type="spellEnd"/>
        <w:r>
          <w:rPr>
            <w:i/>
          </w:rPr>
          <w:t xml:space="preserve"> Forest (N-1 and N-2)</w:t>
        </w:r>
      </w:ins>
      <w:ins w:id="746" w:author="Archer, Althea A" w:date="2021-03-22T13:24:00Z">
        <w:r>
          <w:rPr>
            <w:i/>
          </w:rPr>
          <w:t>, although</w:t>
        </w:r>
      </w:ins>
      <w:ins w:id="747" w:author="Archer, Althea A" w:date="2021-03-22T13:22:00Z">
        <w:r>
          <w:rPr>
            <w:i/>
          </w:rPr>
          <w:t xml:space="preserve"> </w:t>
        </w:r>
      </w:ins>
      <w:moveTo w:id="748" w:author="Archer, Althea A" w:date="2021-03-22T13:22:00Z">
        <w:del w:id="749" w:author="Archer, Althea A" w:date="2021-03-22T13:22:00Z">
          <w:r w:rsidDel="00F76A77">
            <w:rPr>
              <w:i/>
            </w:rPr>
            <w:delText>, although s</w:delText>
          </w:r>
        </w:del>
      </w:moveTo>
      <w:ins w:id="750" w:author="Archer, Althea A" w:date="2021-03-22T13:24:00Z">
        <w:r>
          <w:rPr>
            <w:i/>
          </w:rPr>
          <w:t>s</w:t>
        </w:r>
      </w:ins>
      <w:moveTo w:id="751" w:author="Archer, Althea A" w:date="2021-03-22T13:22:00Z">
        <w:r>
          <w:rPr>
            <w:i/>
          </w:rPr>
          <w:t>pecific survey years varied by route.</w:t>
        </w:r>
      </w:moveTo>
    </w:p>
    <w:tbl>
      <w:tblPr>
        <w:tblW w:w="4583" w:type="pct"/>
        <w:tblLook w:val="07E0" w:firstRow="1" w:lastRow="1" w:firstColumn="1" w:lastColumn="1" w:noHBand="1" w:noVBand="1"/>
        <w:tblPrChange w:id="752" w:author="Archer, Althea A" w:date="2021-03-22T13:27:00Z">
          <w:tblPr>
            <w:tblW w:w="4583" w:type="pct"/>
            <w:tblLook w:val="07E0" w:firstRow="1" w:lastRow="1" w:firstColumn="1" w:lastColumn="1" w:noHBand="1" w:noVBand="1"/>
          </w:tblPr>
        </w:tblPrChange>
      </w:tblPr>
      <w:tblGrid>
        <w:gridCol w:w="3630"/>
        <w:gridCol w:w="738"/>
        <w:gridCol w:w="739"/>
        <w:gridCol w:w="724"/>
        <w:gridCol w:w="724"/>
        <w:gridCol w:w="678"/>
        <w:gridCol w:w="1346"/>
        <w:tblGridChange w:id="753">
          <w:tblGrid>
            <w:gridCol w:w="3582"/>
            <w:gridCol w:w="48"/>
            <w:gridCol w:w="698"/>
            <w:gridCol w:w="40"/>
            <w:gridCol w:w="706"/>
            <w:gridCol w:w="33"/>
            <w:gridCol w:w="698"/>
            <w:gridCol w:w="26"/>
            <w:gridCol w:w="705"/>
            <w:gridCol w:w="19"/>
            <w:gridCol w:w="665"/>
            <w:gridCol w:w="13"/>
            <w:gridCol w:w="1346"/>
          </w:tblGrid>
        </w:tblGridChange>
      </w:tblGrid>
      <w:tr w:rsidR="00F76A77" w14:paraId="52F83312" w14:textId="77777777" w:rsidTr="00C4235F">
        <w:trPr>
          <w:ins w:id="754" w:author="Archer, Althea A" w:date="2021-03-22T13:24:00Z"/>
        </w:trPr>
        <w:tc>
          <w:tcPr>
            <w:tcW w:w="0" w:type="auto"/>
            <w:tcBorders>
              <w:top w:val="double" w:sz="4" w:space="0" w:color="auto"/>
            </w:tcBorders>
            <w:vAlign w:val="bottom"/>
            <w:tcPrChange w:id="755" w:author="Archer, Althea A" w:date="2021-03-22T13:27:00Z">
              <w:tcPr>
                <w:tcW w:w="0" w:type="auto"/>
                <w:vAlign w:val="bottom"/>
              </w:tcPr>
            </w:tcPrChange>
          </w:tcPr>
          <w:p w14:paraId="2B24A1C3" w14:textId="724DBBD5" w:rsidR="00F76A77" w:rsidRDefault="00C4235F" w:rsidP="009A4D2C">
            <w:pPr>
              <w:jc w:val="center"/>
              <w:rPr>
                <w:ins w:id="756" w:author="Archer, Althea A" w:date="2021-03-22T13:24:00Z"/>
              </w:rPr>
            </w:pPr>
            <w:ins w:id="757" w:author="Archer, Althea A" w:date="2021-03-22T13:28:00Z">
              <w:r w:rsidRPr="009A4D2C">
                <w:rPr>
                  <w:smallCaps/>
                </w:rPr>
                <w:t>Species</w:t>
              </w:r>
            </w:ins>
          </w:p>
        </w:tc>
        <w:tc>
          <w:tcPr>
            <w:tcW w:w="0" w:type="auto"/>
            <w:gridSpan w:val="6"/>
            <w:tcBorders>
              <w:top w:val="double" w:sz="4" w:space="0" w:color="auto"/>
            </w:tcBorders>
            <w:vAlign w:val="bottom"/>
            <w:tcPrChange w:id="758" w:author="Archer, Althea A" w:date="2021-03-22T13:27:00Z">
              <w:tcPr>
                <w:tcW w:w="0" w:type="auto"/>
                <w:gridSpan w:val="12"/>
                <w:vAlign w:val="bottom"/>
              </w:tcPr>
            </w:tcPrChange>
          </w:tcPr>
          <w:p w14:paraId="3C959EC1" w14:textId="01838D43" w:rsidR="00F76A77" w:rsidRPr="00F76A77" w:rsidRDefault="00F76A77" w:rsidP="009A4D2C">
            <w:pPr>
              <w:jc w:val="center"/>
              <w:rPr>
                <w:ins w:id="759" w:author="Archer, Althea A" w:date="2021-03-22T13:24:00Z"/>
                <w:smallCaps/>
                <w:rPrChange w:id="760" w:author="Archer, Althea A" w:date="2021-03-22T13:25:00Z">
                  <w:rPr>
                    <w:ins w:id="761" w:author="Archer, Althea A" w:date="2021-03-22T13:24:00Z"/>
                  </w:rPr>
                </w:rPrChange>
              </w:rPr>
            </w:pPr>
            <w:ins w:id="762" w:author="Archer, Althea A" w:date="2021-03-22T13:25:00Z">
              <w:r w:rsidRPr="00F76A77">
                <w:rPr>
                  <w:smallCaps/>
                  <w:rPrChange w:id="763" w:author="Archer, Althea A" w:date="2021-03-22T13:25:00Z">
                    <w:rPr/>
                  </w:rPrChange>
                </w:rPr>
                <w:t>Survey Route</w:t>
              </w:r>
            </w:ins>
          </w:p>
        </w:tc>
      </w:tr>
      <w:tr w:rsidR="00F76A77" w14:paraId="3A5DEC4F" w14:textId="77777777" w:rsidTr="00F76A77">
        <w:tc>
          <w:tcPr>
            <w:tcW w:w="0" w:type="auto"/>
            <w:tcBorders>
              <w:bottom w:val="single" w:sz="0" w:space="0" w:color="auto"/>
            </w:tcBorders>
            <w:vAlign w:val="bottom"/>
            <w:tcPrChange w:id="764" w:author="Archer, Althea A" w:date="2021-03-22T13:24:00Z">
              <w:tcPr>
                <w:tcW w:w="0" w:type="auto"/>
                <w:tcBorders>
                  <w:bottom w:val="single" w:sz="0" w:space="0" w:color="auto"/>
                </w:tcBorders>
                <w:vAlign w:val="bottom"/>
              </w:tcPr>
            </w:tcPrChange>
          </w:tcPr>
          <w:p w14:paraId="334F56E4" w14:textId="34C12FA6" w:rsidR="00F76A77" w:rsidRPr="00F76A77" w:rsidRDefault="00F76A77" w:rsidP="009A4D2C">
            <w:pPr>
              <w:jc w:val="center"/>
              <w:rPr>
                <w:moveTo w:id="765" w:author="Archer, Althea A" w:date="2021-03-22T13:22:00Z"/>
                <w:smallCaps/>
                <w:rPrChange w:id="766" w:author="Archer, Althea A" w:date="2021-03-22T13:25:00Z">
                  <w:rPr>
                    <w:moveTo w:id="767" w:author="Archer, Althea A" w:date="2021-03-22T13:22:00Z"/>
                  </w:rPr>
                </w:rPrChange>
              </w:rPr>
            </w:pPr>
            <w:moveTo w:id="768" w:author="Archer, Althea A" w:date="2021-03-22T13:22:00Z">
              <w:del w:id="769" w:author="Archer, Althea A" w:date="2021-03-22T13:28:00Z">
                <w:r w:rsidRPr="00F76A77" w:rsidDel="00C4235F">
                  <w:rPr>
                    <w:smallCaps/>
                    <w:rPrChange w:id="770" w:author="Archer, Althea A" w:date="2021-03-22T13:25:00Z">
                      <w:rPr/>
                    </w:rPrChange>
                  </w:rPr>
                  <w:delText>Species</w:delText>
                </w:r>
              </w:del>
            </w:moveTo>
          </w:p>
        </w:tc>
        <w:tc>
          <w:tcPr>
            <w:tcW w:w="0" w:type="auto"/>
            <w:tcBorders>
              <w:bottom w:val="single" w:sz="0" w:space="0" w:color="auto"/>
            </w:tcBorders>
            <w:vAlign w:val="bottom"/>
            <w:tcPrChange w:id="771" w:author="Archer, Althea A" w:date="2021-03-22T13:24:00Z">
              <w:tcPr>
                <w:tcW w:w="0" w:type="auto"/>
                <w:gridSpan w:val="2"/>
                <w:tcBorders>
                  <w:bottom w:val="single" w:sz="0" w:space="0" w:color="auto"/>
                </w:tcBorders>
                <w:vAlign w:val="bottom"/>
              </w:tcPr>
            </w:tcPrChange>
          </w:tcPr>
          <w:p w14:paraId="05C533D6" w14:textId="77777777" w:rsidR="00F76A77" w:rsidRPr="00F76A77" w:rsidRDefault="00F76A77" w:rsidP="009A4D2C">
            <w:pPr>
              <w:jc w:val="center"/>
              <w:rPr>
                <w:moveTo w:id="772" w:author="Archer, Althea A" w:date="2021-03-22T13:22:00Z"/>
                <w:smallCaps/>
                <w:rPrChange w:id="773" w:author="Archer, Althea A" w:date="2021-03-22T13:25:00Z">
                  <w:rPr>
                    <w:moveTo w:id="774" w:author="Archer, Althea A" w:date="2021-03-22T13:22:00Z"/>
                  </w:rPr>
                </w:rPrChange>
              </w:rPr>
            </w:pPr>
            <w:commentRangeStart w:id="775"/>
            <w:moveTo w:id="776" w:author="Archer, Althea A" w:date="2021-03-22T13:22:00Z">
              <w:r w:rsidRPr="00F76A77">
                <w:rPr>
                  <w:smallCaps/>
                  <w:rPrChange w:id="777" w:author="Archer, Althea A" w:date="2021-03-22T13:25:00Z">
                    <w:rPr/>
                  </w:rPrChange>
                </w:rPr>
                <w:t>EI-1</w:t>
              </w:r>
            </w:moveTo>
          </w:p>
        </w:tc>
        <w:tc>
          <w:tcPr>
            <w:tcW w:w="0" w:type="auto"/>
            <w:tcBorders>
              <w:bottom w:val="single" w:sz="0" w:space="0" w:color="auto"/>
            </w:tcBorders>
            <w:vAlign w:val="bottom"/>
            <w:tcPrChange w:id="778" w:author="Archer, Althea A" w:date="2021-03-22T13:24:00Z">
              <w:tcPr>
                <w:tcW w:w="0" w:type="auto"/>
                <w:gridSpan w:val="2"/>
                <w:tcBorders>
                  <w:bottom w:val="single" w:sz="0" w:space="0" w:color="auto"/>
                </w:tcBorders>
                <w:vAlign w:val="bottom"/>
              </w:tcPr>
            </w:tcPrChange>
          </w:tcPr>
          <w:p w14:paraId="79624565" w14:textId="77777777" w:rsidR="00F76A77" w:rsidRPr="00F76A77" w:rsidRDefault="00F76A77" w:rsidP="009A4D2C">
            <w:pPr>
              <w:jc w:val="center"/>
              <w:rPr>
                <w:moveTo w:id="779" w:author="Archer, Althea A" w:date="2021-03-22T13:22:00Z"/>
                <w:smallCaps/>
                <w:rPrChange w:id="780" w:author="Archer, Althea A" w:date="2021-03-22T13:25:00Z">
                  <w:rPr>
                    <w:moveTo w:id="781" w:author="Archer, Althea A" w:date="2021-03-22T13:22:00Z"/>
                  </w:rPr>
                </w:rPrChange>
              </w:rPr>
            </w:pPr>
            <w:moveTo w:id="782" w:author="Archer, Althea A" w:date="2021-03-22T13:22:00Z">
              <w:r w:rsidRPr="00F76A77">
                <w:rPr>
                  <w:smallCaps/>
                  <w:rPrChange w:id="783" w:author="Archer, Althea A" w:date="2021-03-22T13:25:00Z">
                    <w:rPr/>
                  </w:rPrChange>
                </w:rPr>
                <w:t>EI-2</w:t>
              </w:r>
            </w:moveTo>
          </w:p>
        </w:tc>
        <w:tc>
          <w:tcPr>
            <w:tcW w:w="0" w:type="auto"/>
            <w:tcBorders>
              <w:bottom w:val="single" w:sz="0" w:space="0" w:color="auto"/>
            </w:tcBorders>
            <w:vAlign w:val="bottom"/>
            <w:tcPrChange w:id="784" w:author="Archer, Althea A" w:date="2021-03-22T13:24:00Z">
              <w:tcPr>
                <w:tcW w:w="0" w:type="auto"/>
                <w:gridSpan w:val="2"/>
                <w:tcBorders>
                  <w:bottom w:val="single" w:sz="0" w:space="0" w:color="auto"/>
                </w:tcBorders>
                <w:vAlign w:val="bottom"/>
              </w:tcPr>
            </w:tcPrChange>
          </w:tcPr>
          <w:p w14:paraId="4A0D3DC9" w14:textId="77777777" w:rsidR="00F76A77" w:rsidRPr="00F76A77" w:rsidRDefault="00F76A77" w:rsidP="009A4D2C">
            <w:pPr>
              <w:jc w:val="center"/>
              <w:rPr>
                <w:moveTo w:id="785" w:author="Archer, Althea A" w:date="2021-03-22T13:22:00Z"/>
                <w:smallCaps/>
                <w:rPrChange w:id="786" w:author="Archer, Althea A" w:date="2021-03-22T13:25:00Z">
                  <w:rPr>
                    <w:moveTo w:id="787" w:author="Archer, Althea A" w:date="2021-03-22T13:22:00Z"/>
                  </w:rPr>
                </w:rPrChange>
              </w:rPr>
            </w:pPr>
            <w:moveTo w:id="788" w:author="Archer, Althea A" w:date="2021-03-22T13:22:00Z">
              <w:r w:rsidRPr="00F76A77">
                <w:rPr>
                  <w:smallCaps/>
                  <w:rPrChange w:id="789" w:author="Archer, Althea A" w:date="2021-03-22T13:25:00Z">
                    <w:rPr/>
                  </w:rPrChange>
                </w:rPr>
                <w:t>M-1</w:t>
              </w:r>
            </w:moveTo>
          </w:p>
        </w:tc>
        <w:tc>
          <w:tcPr>
            <w:tcW w:w="0" w:type="auto"/>
            <w:tcBorders>
              <w:bottom w:val="single" w:sz="0" w:space="0" w:color="auto"/>
            </w:tcBorders>
            <w:vAlign w:val="bottom"/>
            <w:tcPrChange w:id="790" w:author="Archer, Althea A" w:date="2021-03-22T13:24:00Z">
              <w:tcPr>
                <w:tcW w:w="0" w:type="auto"/>
                <w:gridSpan w:val="2"/>
                <w:tcBorders>
                  <w:bottom w:val="single" w:sz="0" w:space="0" w:color="auto"/>
                </w:tcBorders>
                <w:vAlign w:val="bottom"/>
              </w:tcPr>
            </w:tcPrChange>
          </w:tcPr>
          <w:p w14:paraId="790818DD" w14:textId="77777777" w:rsidR="00F76A77" w:rsidRPr="00F76A77" w:rsidRDefault="00F76A77" w:rsidP="009A4D2C">
            <w:pPr>
              <w:jc w:val="center"/>
              <w:rPr>
                <w:moveTo w:id="791" w:author="Archer, Althea A" w:date="2021-03-22T13:22:00Z"/>
                <w:smallCaps/>
                <w:rPrChange w:id="792" w:author="Archer, Althea A" w:date="2021-03-22T13:25:00Z">
                  <w:rPr>
                    <w:moveTo w:id="793" w:author="Archer, Althea A" w:date="2021-03-22T13:22:00Z"/>
                  </w:rPr>
                </w:rPrChange>
              </w:rPr>
            </w:pPr>
            <w:moveTo w:id="794" w:author="Archer, Althea A" w:date="2021-03-22T13:22:00Z">
              <w:r w:rsidRPr="00F76A77">
                <w:rPr>
                  <w:smallCaps/>
                  <w:rPrChange w:id="795" w:author="Archer, Althea A" w:date="2021-03-22T13:25:00Z">
                    <w:rPr/>
                  </w:rPrChange>
                </w:rPr>
                <w:t>M-2</w:t>
              </w:r>
            </w:moveTo>
          </w:p>
        </w:tc>
        <w:tc>
          <w:tcPr>
            <w:tcW w:w="0" w:type="auto"/>
            <w:tcBorders>
              <w:bottom w:val="single" w:sz="0" w:space="0" w:color="auto"/>
            </w:tcBorders>
            <w:vAlign w:val="bottom"/>
            <w:tcPrChange w:id="796" w:author="Archer, Althea A" w:date="2021-03-22T13:24:00Z">
              <w:tcPr>
                <w:tcW w:w="0" w:type="auto"/>
                <w:gridSpan w:val="2"/>
                <w:tcBorders>
                  <w:bottom w:val="single" w:sz="0" w:space="0" w:color="auto"/>
                </w:tcBorders>
                <w:vAlign w:val="bottom"/>
              </w:tcPr>
            </w:tcPrChange>
          </w:tcPr>
          <w:p w14:paraId="46AED61D" w14:textId="77777777" w:rsidR="00F76A77" w:rsidRPr="00F76A77" w:rsidRDefault="00F76A77" w:rsidP="009A4D2C">
            <w:pPr>
              <w:jc w:val="center"/>
              <w:rPr>
                <w:moveTo w:id="797" w:author="Archer, Althea A" w:date="2021-03-22T13:22:00Z"/>
                <w:smallCaps/>
                <w:rPrChange w:id="798" w:author="Archer, Althea A" w:date="2021-03-22T13:25:00Z">
                  <w:rPr>
                    <w:moveTo w:id="799" w:author="Archer, Althea A" w:date="2021-03-22T13:22:00Z"/>
                  </w:rPr>
                </w:rPrChange>
              </w:rPr>
            </w:pPr>
            <w:moveTo w:id="800" w:author="Archer, Althea A" w:date="2021-03-22T13:22:00Z">
              <w:r w:rsidRPr="00F76A77">
                <w:rPr>
                  <w:smallCaps/>
                  <w:rPrChange w:id="801" w:author="Archer, Althea A" w:date="2021-03-22T13:25:00Z">
                    <w:rPr/>
                  </w:rPrChange>
                </w:rPr>
                <w:t>N-1</w:t>
              </w:r>
            </w:moveTo>
          </w:p>
        </w:tc>
        <w:tc>
          <w:tcPr>
            <w:tcW w:w="0" w:type="auto"/>
            <w:tcBorders>
              <w:bottom w:val="single" w:sz="0" w:space="0" w:color="auto"/>
            </w:tcBorders>
            <w:vAlign w:val="bottom"/>
            <w:tcPrChange w:id="802" w:author="Archer, Althea A" w:date="2021-03-22T13:24:00Z">
              <w:tcPr>
                <w:tcW w:w="0" w:type="auto"/>
                <w:gridSpan w:val="2"/>
                <w:tcBorders>
                  <w:bottom w:val="single" w:sz="0" w:space="0" w:color="auto"/>
                </w:tcBorders>
                <w:vAlign w:val="bottom"/>
              </w:tcPr>
            </w:tcPrChange>
          </w:tcPr>
          <w:p w14:paraId="3C58EBE1" w14:textId="77777777" w:rsidR="00F76A77" w:rsidRPr="00F76A77" w:rsidRDefault="00F76A77" w:rsidP="009A4D2C">
            <w:pPr>
              <w:jc w:val="center"/>
              <w:rPr>
                <w:moveTo w:id="803" w:author="Archer, Althea A" w:date="2021-03-22T13:22:00Z"/>
                <w:smallCaps/>
                <w:rPrChange w:id="804" w:author="Archer, Althea A" w:date="2021-03-22T13:25:00Z">
                  <w:rPr>
                    <w:moveTo w:id="805" w:author="Archer, Althea A" w:date="2021-03-22T13:22:00Z"/>
                  </w:rPr>
                </w:rPrChange>
              </w:rPr>
            </w:pPr>
            <w:moveTo w:id="806" w:author="Archer, Althea A" w:date="2021-03-22T13:22:00Z">
              <w:r w:rsidRPr="00F76A77">
                <w:rPr>
                  <w:smallCaps/>
                  <w:rPrChange w:id="807" w:author="Archer, Althea A" w:date="2021-03-22T13:25:00Z">
                    <w:rPr/>
                  </w:rPrChange>
                </w:rPr>
                <w:t>N-2</w:t>
              </w:r>
              <w:commentRangeEnd w:id="775"/>
              <w:r w:rsidRPr="00F76A77">
                <w:rPr>
                  <w:rStyle w:val="CommentReference"/>
                  <w:smallCaps/>
                  <w:rPrChange w:id="808" w:author="Archer, Althea A" w:date="2021-03-22T13:25:00Z">
                    <w:rPr>
                      <w:rStyle w:val="CommentReference"/>
                    </w:rPr>
                  </w:rPrChange>
                </w:rPr>
                <w:commentReference w:id="775"/>
              </w:r>
            </w:moveTo>
          </w:p>
        </w:tc>
      </w:tr>
      <w:tr w:rsidR="00F76A77" w14:paraId="08E0C708" w14:textId="77777777" w:rsidTr="009A4D2C">
        <w:tc>
          <w:tcPr>
            <w:tcW w:w="0" w:type="auto"/>
          </w:tcPr>
          <w:p w14:paraId="403F56CF" w14:textId="77777777" w:rsidR="00F76A77" w:rsidRPr="00E8787F" w:rsidRDefault="00F76A77" w:rsidP="009A4D2C">
            <w:pPr>
              <w:jc w:val="center"/>
              <w:rPr>
                <w:moveTo w:id="809" w:author="Archer, Althea A" w:date="2021-03-22T13:22:00Z"/>
                <w:b/>
                <w:bCs/>
              </w:rPr>
            </w:pPr>
            <w:moveTo w:id="810" w:author="Archer, Althea A" w:date="2021-03-22T13:22:00Z">
              <w:r w:rsidRPr="00E8787F">
                <w:rPr>
                  <w:b/>
                  <w:bCs/>
                </w:rPr>
                <w:t>Barn Owl</w:t>
              </w:r>
            </w:moveTo>
          </w:p>
        </w:tc>
        <w:tc>
          <w:tcPr>
            <w:tcW w:w="0" w:type="auto"/>
          </w:tcPr>
          <w:p w14:paraId="58F2214F" w14:textId="77777777" w:rsidR="00F76A77" w:rsidRDefault="00F76A77" w:rsidP="009A4D2C">
            <w:pPr>
              <w:jc w:val="center"/>
              <w:rPr>
                <w:moveTo w:id="811" w:author="Archer, Althea A" w:date="2021-03-22T13:22:00Z"/>
              </w:rPr>
            </w:pPr>
            <w:moveTo w:id="812" w:author="Archer, Althea A" w:date="2021-03-22T13:22:00Z">
              <w:r>
                <w:t>0</w:t>
              </w:r>
            </w:moveTo>
          </w:p>
        </w:tc>
        <w:tc>
          <w:tcPr>
            <w:tcW w:w="0" w:type="auto"/>
          </w:tcPr>
          <w:p w14:paraId="5BF4B2EF" w14:textId="77777777" w:rsidR="00F76A77" w:rsidRDefault="00F76A77" w:rsidP="009A4D2C">
            <w:pPr>
              <w:jc w:val="center"/>
              <w:rPr>
                <w:moveTo w:id="813" w:author="Archer, Althea A" w:date="2021-03-22T13:22:00Z"/>
              </w:rPr>
            </w:pPr>
            <w:moveTo w:id="814" w:author="Archer, Althea A" w:date="2021-03-22T13:22:00Z">
              <w:r>
                <w:t>0</w:t>
              </w:r>
            </w:moveTo>
          </w:p>
        </w:tc>
        <w:tc>
          <w:tcPr>
            <w:tcW w:w="0" w:type="auto"/>
          </w:tcPr>
          <w:p w14:paraId="55814F7E" w14:textId="77777777" w:rsidR="00F76A77" w:rsidRDefault="00F76A77" w:rsidP="009A4D2C">
            <w:pPr>
              <w:jc w:val="center"/>
              <w:rPr>
                <w:moveTo w:id="815" w:author="Archer, Althea A" w:date="2021-03-22T13:22:00Z"/>
              </w:rPr>
            </w:pPr>
            <w:moveTo w:id="816" w:author="Archer, Althea A" w:date="2021-03-22T13:22:00Z">
              <w:r>
                <w:t>0</w:t>
              </w:r>
            </w:moveTo>
          </w:p>
        </w:tc>
        <w:tc>
          <w:tcPr>
            <w:tcW w:w="0" w:type="auto"/>
          </w:tcPr>
          <w:p w14:paraId="5CD3785A" w14:textId="77777777" w:rsidR="00F76A77" w:rsidRDefault="00F76A77" w:rsidP="009A4D2C">
            <w:pPr>
              <w:jc w:val="center"/>
              <w:rPr>
                <w:moveTo w:id="817" w:author="Archer, Althea A" w:date="2021-03-22T13:22:00Z"/>
              </w:rPr>
            </w:pPr>
            <w:moveTo w:id="818" w:author="Archer, Althea A" w:date="2021-03-22T13:22:00Z">
              <w:r>
                <w:t>0</w:t>
              </w:r>
            </w:moveTo>
          </w:p>
        </w:tc>
        <w:tc>
          <w:tcPr>
            <w:tcW w:w="0" w:type="auto"/>
          </w:tcPr>
          <w:p w14:paraId="37BCFDE5" w14:textId="77777777" w:rsidR="00F76A77" w:rsidRDefault="00F76A77" w:rsidP="009A4D2C">
            <w:pPr>
              <w:jc w:val="center"/>
              <w:rPr>
                <w:moveTo w:id="819" w:author="Archer, Althea A" w:date="2021-03-22T13:22:00Z"/>
              </w:rPr>
            </w:pPr>
            <w:moveTo w:id="820" w:author="Archer, Althea A" w:date="2021-03-22T13:22:00Z">
              <w:r>
                <w:t>8</w:t>
              </w:r>
            </w:moveTo>
          </w:p>
        </w:tc>
        <w:tc>
          <w:tcPr>
            <w:tcW w:w="0" w:type="auto"/>
          </w:tcPr>
          <w:p w14:paraId="686514ED" w14:textId="77777777" w:rsidR="00F76A77" w:rsidRDefault="00F76A77" w:rsidP="009A4D2C">
            <w:pPr>
              <w:jc w:val="center"/>
              <w:rPr>
                <w:moveTo w:id="821" w:author="Archer, Althea A" w:date="2021-03-22T13:22:00Z"/>
              </w:rPr>
            </w:pPr>
            <w:moveTo w:id="822" w:author="Archer, Althea A" w:date="2021-03-22T13:22:00Z">
              <w:r>
                <w:t>2</w:t>
              </w:r>
            </w:moveTo>
          </w:p>
        </w:tc>
      </w:tr>
      <w:tr w:rsidR="00F76A77" w14:paraId="0403725E" w14:textId="77777777" w:rsidTr="009A4D2C">
        <w:tc>
          <w:tcPr>
            <w:tcW w:w="0" w:type="auto"/>
          </w:tcPr>
          <w:p w14:paraId="324025D8" w14:textId="6692ED0C" w:rsidR="00F76A77" w:rsidRDefault="00F76A77" w:rsidP="009A4D2C">
            <w:pPr>
              <w:jc w:val="center"/>
              <w:rPr>
                <w:moveTo w:id="823" w:author="Archer, Althea A" w:date="2021-03-22T13:22:00Z"/>
              </w:rPr>
            </w:pPr>
            <w:moveTo w:id="824" w:author="Archer, Althea A" w:date="2021-03-22T13:22:00Z">
              <w:r>
                <w:t>(</w:t>
              </w:r>
              <w:r w:rsidRPr="00E8787F">
                <w:rPr>
                  <w:i/>
                  <w:iCs/>
                </w:rPr>
                <w:t>Tyto alba</w:t>
              </w:r>
              <w:r>
                <w:t>)</w:t>
              </w:r>
              <w:del w:id="825" w:author="Archer, Althea A" w:date="2021-03-22T14:32:00Z">
                <w:r w:rsidRPr="004B12D2" w:rsidDel="004B12D2">
                  <w:rPr>
                    <w:vertAlign w:val="superscript"/>
                    <w:rPrChange w:id="826" w:author="Archer, Althea A" w:date="2021-03-22T14:32:00Z">
                      <w:rPr/>
                    </w:rPrChange>
                  </w:rPr>
                  <w:delText>***</w:delText>
                </w:r>
              </w:del>
            </w:moveTo>
            <w:ins w:id="827" w:author="Archer, Althea A" w:date="2021-03-22T14:32:00Z">
              <w:r w:rsidR="004B12D2" w:rsidRPr="004B12D2">
                <w:rPr>
                  <w:vertAlign w:val="superscript"/>
                  <w:rPrChange w:id="828" w:author="Archer, Althea A" w:date="2021-03-22T14:32:00Z">
                    <w:rPr/>
                  </w:rPrChange>
                </w:rPr>
                <w:t>a</w:t>
              </w:r>
            </w:ins>
          </w:p>
        </w:tc>
        <w:tc>
          <w:tcPr>
            <w:tcW w:w="0" w:type="auto"/>
          </w:tcPr>
          <w:p w14:paraId="61F8A230" w14:textId="77777777" w:rsidR="00F76A77" w:rsidRDefault="00F76A77" w:rsidP="009A4D2C">
            <w:pPr>
              <w:rPr>
                <w:moveTo w:id="829" w:author="Archer, Althea A" w:date="2021-03-22T13:22:00Z"/>
              </w:rPr>
            </w:pPr>
          </w:p>
        </w:tc>
        <w:tc>
          <w:tcPr>
            <w:tcW w:w="0" w:type="auto"/>
          </w:tcPr>
          <w:p w14:paraId="1A72F9A9" w14:textId="77777777" w:rsidR="00F76A77" w:rsidRDefault="00F76A77" w:rsidP="009A4D2C">
            <w:pPr>
              <w:rPr>
                <w:moveTo w:id="830" w:author="Archer, Althea A" w:date="2021-03-22T13:22:00Z"/>
              </w:rPr>
            </w:pPr>
          </w:p>
        </w:tc>
        <w:tc>
          <w:tcPr>
            <w:tcW w:w="0" w:type="auto"/>
          </w:tcPr>
          <w:p w14:paraId="47E0834A" w14:textId="77777777" w:rsidR="00F76A77" w:rsidRDefault="00F76A77" w:rsidP="009A4D2C">
            <w:pPr>
              <w:rPr>
                <w:moveTo w:id="831" w:author="Archer, Althea A" w:date="2021-03-22T13:22:00Z"/>
              </w:rPr>
            </w:pPr>
          </w:p>
        </w:tc>
        <w:tc>
          <w:tcPr>
            <w:tcW w:w="0" w:type="auto"/>
          </w:tcPr>
          <w:p w14:paraId="0B197EE2" w14:textId="77777777" w:rsidR="00F76A77" w:rsidRDefault="00F76A77" w:rsidP="009A4D2C">
            <w:pPr>
              <w:rPr>
                <w:moveTo w:id="832" w:author="Archer, Althea A" w:date="2021-03-22T13:22:00Z"/>
              </w:rPr>
            </w:pPr>
          </w:p>
        </w:tc>
        <w:tc>
          <w:tcPr>
            <w:tcW w:w="0" w:type="auto"/>
          </w:tcPr>
          <w:p w14:paraId="6C256523" w14:textId="77777777" w:rsidR="00F76A77" w:rsidRDefault="00F76A77" w:rsidP="009A4D2C">
            <w:pPr>
              <w:rPr>
                <w:moveTo w:id="833" w:author="Archer, Althea A" w:date="2021-03-22T13:22:00Z"/>
              </w:rPr>
            </w:pPr>
          </w:p>
        </w:tc>
        <w:tc>
          <w:tcPr>
            <w:tcW w:w="0" w:type="auto"/>
          </w:tcPr>
          <w:p w14:paraId="71A5E307" w14:textId="77777777" w:rsidR="00F76A77" w:rsidRDefault="00F76A77" w:rsidP="009A4D2C">
            <w:pPr>
              <w:rPr>
                <w:moveTo w:id="834" w:author="Archer, Althea A" w:date="2021-03-22T13:22:00Z"/>
              </w:rPr>
            </w:pPr>
          </w:p>
        </w:tc>
      </w:tr>
      <w:tr w:rsidR="00F76A77" w14:paraId="10B03360" w14:textId="77777777" w:rsidTr="009A4D2C">
        <w:tc>
          <w:tcPr>
            <w:tcW w:w="0" w:type="auto"/>
          </w:tcPr>
          <w:p w14:paraId="13472624" w14:textId="6054D167" w:rsidR="00F76A77" w:rsidRPr="00E8787F" w:rsidRDefault="00F76A77" w:rsidP="009A4D2C">
            <w:pPr>
              <w:jc w:val="center"/>
              <w:rPr>
                <w:moveTo w:id="835" w:author="Archer, Althea A" w:date="2021-03-22T13:22:00Z"/>
                <w:b/>
                <w:bCs/>
              </w:rPr>
            </w:pPr>
            <w:moveTo w:id="836" w:author="Archer, Althea A" w:date="2021-03-22T13:22:00Z">
              <w:r w:rsidRPr="00E8787F">
                <w:rPr>
                  <w:b/>
                  <w:bCs/>
                </w:rPr>
                <w:t>Whiskered Screech-</w:t>
              </w:r>
              <w:proofErr w:type="spellStart"/>
              <w:r w:rsidRPr="00E8787F">
                <w:rPr>
                  <w:b/>
                  <w:bCs/>
                </w:rPr>
                <w:t>Owl</w:t>
              </w:r>
              <w:del w:id="837" w:author="Archer, Althea A" w:date="2021-03-22T14:32:00Z">
                <w:r w:rsidRPr="004B12D2" w:rsidDel="004B12D2">
                  <w:rPr>
                    <w:vertAlign w:val="superscript"/>
                    <w:rPrChange w:id="838" w:author="Archer, Althea A" w:date="2021-03-22T14:34:00Z">
                      <w:rPr>
                        <w:b/>
                        <w:bCs/>
                      </w:rPr>
                    </w:rPrChange>
                  </w:rPr>
                  <w:delText>*</w:delText>
                </w:r>
              </w:del>
            </w:moveTo>
            <w:ins w:id="839" w:author="Archer, Althea A" w:date="2021-03-22T14:32:00Z">
              <w:r w:rsidR="004B12D2" w:rsidRPr="004B12D2">
                <w:rPr>
                  <w:vertAlign w:val="superscript"/>
                  <w:rPrChange w:id="840" w:author="Archer, Althea A" w:date="2021-03-22T14:34:00Z">
                    <w:rPr>
                      <w:b/>
                      <w:bCs/>
                    </w:rPr>
                  </w:rPrChange>
                </w:rPr>
                <w:t>b</w:t>
              </w:r>
            </w:ins>
            <w:proofErr w:type="spellEnd"/>
          </w:p>
        </w:tc>
        <w:tc>
          <w:tcPr>
            <w:tcW w:w="0" w:type="auto"/>
          </w:tcPr>
          <w:p w14:paraId="2B8EEA14" w14:textId="77777777" w:rsidR="00F76A77" w:rsidRDefault="00F76A77" w:rsidP="009A4D2C">
            <w:pPr>
              <w:jc w:val="center"/>
              <w:rPr>
                <w:moveTo w:id="841" w:author="Archer, Althea A" w:date="2021-03-22T13:22:00Z"/>
              </w:rPr>
            </w:pPr>
            <w:moveTo w:id="842" w:author="Archer, Althea A" w:date="2021-03-22T13:22:00Z">
              <w:r>
                <w:t>0</w:t>
              </w:r>
            </w:moveTo>
          </w:p>
        </w:tc>
        <w:tc>
          <w:tcPr>
            <w:tcW w:w="0" w:type="auto"/>
          </w:tcPr>
          <w:p w14:paraId="24B6C12E" w14:textId="77777777" w:rsidR="00F76A77" w:rsidRDefault="00F76A77" w:rsidP="009A4D2C">
            <w:pPr>
              <w:jc w:val="center"/>
              <w:rPr>
                <w:moveTo w:id="843" w:author="Archer, Althea A" w:date="2021-03-22T13:22:00Z"/>
              </w:rPr>
            </w:pPr>
            <w:moveTo w:id="844" w:author="Archer, Althea A" w:date="2021-03-22T13:22:00Z">
              <w:r>
                <w:t>0</w:t>
              </w:r>
            </w:moveTo>
          </w:p>
        </w:tc>
        <w:tc>
          <w:tcPr>
            <w:tcW w:w="0" w:type="auto"/>
          </w:tcPr>
          <w:p w14:paraId="121DD93B" w14:textId="77777777" w:rsidR="00F76A77" w:rsidRDefault="00F76A77" w:rsidP="009A4D2C">
            <w:pPr>
              <w:jc w:val="center"/>
              <w:rPr>
                <w:moveTo w:id="845" w:author="Archer, Althea A" w:date="2021-03-22T13:22:00Z"/>
              </w:rPr>
            </w:pPr>
            <w:moveTo w:id="846" w:author="Archer, Althea A" w:date="2021-03-22T13:22:00Z">
              <w:r>
                <w:t>0</w:t>
              </w:r>
            </w:moveTo>
          </w:p>
        </w:tc>
        <w:tc>
          <w:tcPr>
            <w:tcW w:w="0" w:type="auto"/>
          </w:tcPr>
          <w:p w14:paraId="1E2365E8" w14:textId="77777777" w:rsidR="00F76A77" w:rsidRDefault="00F76A77" w:rsidP="009A4D2C">
            <w:pPr>
              <w:jc w:val="center"/>
              <w:rPr>
                <w:moveTo w:id="847" w:author="Archer, Althea A" w:date="2021-03-22T13:22:00Z"/>
              </w:rPr>
            </w:pPr>
            <w:moveTo w:id="848" w:author="Archer, Althea A" w:date="2021-03-22T13:22:00Z">
              <w:r>
                <w:t>2</w:t>
              </w:r>
            </w:moveTo>
          </w:p>
        </w:tc>
        <w:tc>
          <w:tcPr>
            <w:tcW w:w="0" w:type="auto"/>
          </w:tcPr>
          <w:p w14:paraId="4F0934F8" w14:textId="77777777" w:rsidR="00F76A77" w:rsidRDefault="00F76A77" w:rsidP="009A4D2C">
            <w:pPr>
              <w:jc w:val="center"/>
              <w:rPr>
                <w:moveTo w:id="849" w:author="Archer, Althea A" w:date="2021-03-22T13:22:00Z"/>
              </w:rPr>
            </w:pPr>
            <w:moveTo w:id="850" w:author="Archer, Althea A" w:date="2021-03-22T13:22:00Z">
              <w:r>
                <w:t>0</w:t>
              </w:r>
            </w:moveTo>
          </w:p>
        </w:tc>
        <w:tc>
          <w:tcPr>
            <w:tcW w:w="0" w:type="auto"/>
          </w:tcPr>
          <w:p w14:paraId="2F41F712" w14:textId="77777777" w:rsidR="00F76A77" w:rsidRDefault="00F76A77" w:rsidP="009A4D2C">
            <w:pPr>
              <w:jc w:val="center"/>
              <w:rPr>
                <w:moveTo w:id="851" w:author="Archer, Althea A" w:date="2021-03-22T13:22:00Z"/>
              </w:rPr>
            </w:pPr>
            <w:moveTo w:id="852" w:author="Archer, Althea A" w:date="2021-03-22T13:22:00Z">
              <w:r>
                <w:t>0</w:t>
              </w:r>
            </w:moveTo>
          </w:p>
        </w:tc>
      </w:tr>
      <w:tr w:rsidR="00F76A77" w14:paraId="3E3D3E4D" w14:textId="77777777" w:rsidTr="009A4D2C">
        <w:tc>
          <w:tcPr>
            <w:tcW w:w="0" w:type="auto"/>
          </w:tcPr>
          <w:p w14:paraId="52AFA870" w14:textId="6FFCD49E" w:rsidR="00F76A77" w:rsidRDefault="00F76A77" w:rsidP="009A4D2C">
            <w:pPr>
              <w:jc w:val="center"/>
              <w:rPr>
                <w:moveTo w:id="853" w:author="Archer, Althea A" w:date="2021-03-22T13:22:00Z"/>
              </w:rPr>
            </w:pPr>
            <w:moveTo w:id="854" w:author="Archer, Althea A" w:date="2021-03-22T13:22:00Z">
              <w:r>
                <w:t>(</w:t>
              </w:r>
              <w:proofErr w:type="spellStart"/>
              <w:r w:rsidRPr="00E8787F">
                <w:rPr>
                  <w:i/>
                  <w:iCs/>
                </w:rPr>
                <w:t>Megascops</w:t>
              </w:r>
              <w:proofErr w:type="spellEnd"/>
              <w:r w:rsidRPr="00E8787F">
                <w:rPr>
                  <w:i/>
                  <w:iCs/>
                </w:rPr>
                <w:t xml:space="preserve"> </w:t>
              </w:r>
              <w:proofErr w:type="spellStart"/>
              <w:proofErr w:type="gramStart"/>
              <w:r w:rsidRPr="00E8787F">
                <w:rPr>
                  <w:i/>
                  <w:iCs/>
                </w:rPr>
                <w:t>trichopsis</w:t>
              </w:r>
              <w:proofErr w:type="spellEnd"/>
              <w:r>
                <w:t>)</w:t>
              </w:r>
            </w:moveTo>
            <w:ins w:id="855" w:author="Archer, Althea A" w:date="2021-03-22T14:33:00Z">
              <w:r w:rsidR="004B12D2" w:rsidRPr="009A4D2C">
                <w:rPr>
                  <w:vertAlign w:val="superscript"/>
                </w:rPr>
                <w:t>a</w:t>
              </w:r>
            </w:ins>
            <w:proofErr w:type="gramEnd"/>
            <w:moveTo w:id="856" w:author="Archer, Althea A" w:date="2021-03-22T13:22:00Z">
              <w:del w:id="857" w:author="Archer, Althea A" w:date="2021-03-22T14:33:00Z">
                <w:r w:rsidDel="004B12D2">
                  <w:delText>***</w:delText>
                </w:r>
              </w:del>
            </w:moveTo>
          </w:p>
        </w:tc>
        <w:tc>
          <w:tcPr>
            <w:tcW w:w="0" w:type="auto"/>
          </w:tcPr>
          <w:p w14:paraId="37DDC43A" w14:textId="77777777" w:rsidR="00F76A77" w:rsidRDefault="00F76A77" w:rsidP="009A4D2C">
            <w:pPr>
              <w:rPr>
                <w:moveTo w:id="858" w:author="Archer, Althea A" w:date="2021-03-22T13:22:00Z"/>
              </w:rPr>
            </w:pPr>
          </w:p>
        </w:tc>
        <w:tc>
          <w:tcPr>
            <w:tcW w:w="0" w:type="auto"/>
          </w:tcPr>
          <w:p w14:paraId="51BDC25B" w14:textId="77777777" w:rsidR="00F76A77" w:rsidRDefault="00F76A77" w:rsidP="009A4D2C">
            <w:pPr>
              <w:rPr>
                <w:moveTo w:id="859" w:author="Archer, Althea A" w:date="2021-03-22T13:22:00Z"/>
              </w:rPr>
            </w:pPr>
          </w:p>
        </w:tc>
        <w:tc>
          <w:tcPr>
            <w:tcW w:w="0" w:type="auto"/>
          </w:tcPr>
          <w:p w14:paraId="77D5FC5D" w14:textId="77777777" w:rsidR="00F76A77" w:rsidRDefault="00F76A77" w:rsidP="009A4D2C">
            <w:pPr>
              <w:rPr>
                <w:moveTo w:id="860" w:author="Archer, Althea A" w:date="2021-03-22T13:22:00Z"/>
              </w:rPr>
            </w:pPr>
          </w:p>
        </w:tc>
        <w:tc>
          <w:tcPr>
            <w:tcW w:w="0" w:type="auto"/>
          </w:tcPr>
          <w:p w14:paraId="673F7DC9" w14:textId="77777777" w:rsidR="00F76A77" w:rsidRDefault="00F76A77" w:rsidP="009A4D2C">
            <w:pPr>
              <w:rPr>
                <w:moveTo w:id="861" w:author="Archer, Althea A" w:date="2021-03-22T13:22:00Z"/>
              </w:rPr>
            </w:pPr>
          </w:p>
        </w:tc>
        <w:tc>
          <w:tcPr>
            <w:tcW w:w="0" w:type="auto"/>
          </w:tcPr>
          <w:p w14:paraId="09C9678F" w14:textId="77777777" w:rsidR="00F76A77" w:rsidRDefault="00F76A77" w:rsidP="009A4D2C">
            <w:pPr>
              <w:rPr>
                <w:moveTo w:id="862" w:author="Archer, Althea A" w:date="2021-03-22T13:22:00Z"/>
              </w:rPr>
            </w:pPr>
          </w:p>
        </w:tc>
        <w:tc>
          <w:tcPr>
            <w:tcW w:w="0" w:type="auto"/>
          </w:tcPr>
          <w:p w14:paraId="0E967CC5" w14:textId="77777777" w:rsidR="00F76A77" w:rsidRDefault="00F76A77" w:rsidP="009A4D2C">
            <w:pPr>
              <w:rPr>
                <w:moveTo w:id="863" w:author="Archer, Althea A" w:date="2021-03-22T13:22:00Z"/>
              </w:rPr>
            </w:pPr>
          </w:p>
        </w:tc>
      </w:tr>
      <w:tr w:rsidR="00F76A77" w14:paraId="09FEAE8B" w14:textId="77777777" w:rsidTr="009A4D2C">
        <w:tc>
          <w:tcPr>
            <w:tcW w:w="0" w:type="auto"/>
          </w:tcPr>
          <w:p w14:paraId="4E8BD44F" w14:textId="77777777" w:rsidR="00F76A77" w:rsidRPr="00E8787F" w:rsidRDefault="00F76A77" w:rsidP="009A4D2C">
            <w:pPr>
              <w:jc w:val="center"/>
              <w:rPr>
                <w:moveTo w:id="864" w:author="Archer, Althea A" w:date="2021-03-22T13:22:00Z"/>
                <w:b/>
                <w:bCs/>
              </w:rPr>
            </w:pPr>
            <w:moveTo w:id="865" w:author="Archer, Althea A" w:date="2021-03-22T13:22:00Z">
              <w:r w:rsidRPr="00E8787F">
                <w:rPr>
                  <w:b/>
                  <w:bCs/>
                </w:rPr>
                <w:t>Pacific Screech-Owl</w:t>
              </w:r>
            </w:moveTo>
          </w:p>
        </w:tc>
        <w:tc>
          <w:tcPr>
            <w:tcW w:w="0" w:type="auto"/>
          </w:tcPr>
          <w:p w14:paraId="655CA759" w14:textId="77777777" w:rsidR="00F76A77" w:rsidRDefault="00F76A77" w:rsidP="009A4D2C">
            <w:pPr>
              <w:jc w:val="center"/>
              <w:rPr>
                <w:moveTo w:id="866" w:author="Archer, Althea A" w:date="2021-03-22T13:22:00Z"/>
              </w:rPr>
            </w:pPr>
            <w:moveTo w:id="867" w:author="Archer, Althea A" w:date="2021-03-22T13:22:00Z">
              <w:r>
                <w:t>11</w:t>
              </w:r>
            </w:moveTo>
          </w:p>
        </w:tc>
        <w:tc>
          <w:tcPr>
            <w:tcW w:w="0" w:type="auto"/>
          </w:tcPr>
          <w:p w14:paraId="2E8CFA91" w14:textId="77777777" w:rsidR="00F76A77" w:rsidRDefault="00F76A77" w:rsidP="009A4D2C">
            <w:pPr>
              <w:jc w:val="center"/>
              <w:rPr>
                <w:moveTo w:id="868" w:author="Archer, Althea A" w:date="2021-03-22T13:22:00Z"/>
              </w:rPr>
            </w:pPr>
            <w:moveTo w:id="869" w:author="Archer, Althea A" w:date="2021-03-22T13:22:00Z">
              <w:r>
                <w:t>1</w:t>
              </w:r>
            </w:moveTo>
          </w:p>
        </w:tc>
        <w:tc>
          <w:tcPr>
            <w:tcW w:w="0" w:type="auto"/>
          </w:tcPr>
          <w:p w14:paraId="71756277" w14:textId="77777777" w:rsidR="00F76A77" w:rsidRDefault="00F76A77" w:rsidP="009A4D2C">
            <w:pPr>
              <w:jc w:val="center"/>
              <w:rPr>
                <w:moveTo w:id="870" w:author="Archer, Althea A" w:date="2021-03-22T13:22:00Z"/>
              </w:rPr>
            </w:pPr>
            <w:moveTo w:id="871" w:author="Archer, Althea A" w:date="2021-03-22T13:22:00Z">
              <w:r>
                <w:t>0</w:t>
              </w:r>
            </w:moveTo>
          </w:p>
        </w:tc>
        <w:tc>
          <w:tcPr>
            <w:tcW w:w="0" w:type="auto"/>
          </w:tcPr>
          <w:p w14:paraId="3F4F6E9C" w14:textId="77777777" w:rsidR="00F76A77" w:rsidRDefault="00F76A77" w:rsidP="009A4D2C">
            <w:pPr>
              <w:jc w:val="center"/>
              <w:rPr>
                <w:moveTo w:id="872" w:author="Archer, Althea A" w:date="2021-03-22T13:22:00Z"/>
              </w:rPr>
            </w:pPr>
            <w:moveTo w:id="873" w:author="Archer, Althea A" w:date="2021-03-22T13:22:00Z">
              <w:r>
                <w:t>0</w:t>
              </w:r>
            </w:moveTo>
          </w:p>
        </w:tc>
        <w:tc>
          <w:tcPr>
            <w:tcW w:w="0" w:type="auto"/>
          </w:tcPr>
          <w:p w14:paraId="6553286B" w14:textId="77777777" w:rsidR="00F76A77" w:rsidRDefault="00F76A77" w:rsidP="009A4D2C">
            <w:pPr>
              <w:jc w:val="center"/>
              <w:rPr>
                <w:moveTo w:id="874" w:author="Archer, Althea A" w:date="2021-03-22T13:22:00Z"/>
              </w:rPr>
            </w:pPr>
            <w:moveTo w:id="875" w:author="Archer, Althea A" w:date="2021-03-22T13:22:00Z">
              <w:r>
                <w:t>6</w:t>
              </w:r>
            </w:moveTo>
          </w:p>
        </w:tc>
        <w:tc>
          <w:tcPr>
            <w:tcW w:w="0" w:type="auto"/>
          </w:tcPr>
          <w:p w14:paraId="4242713B" w14:textId="77777777" w:rsidR="00F76A77" w:rsidRDefault="00F76A77" w:rsidP="009A4D2C">
            <w:pPr>
              <w:jc w:val="center"/>
              <w:rPr>
                <w:moveTo w:id="876" w:author="Archer, Althea A" w:date="2021-03-22T13:22:00Z"/>
              </w:rPr>
            </w:pPr>
            <w:moveTo w:id="877" w:author="Archer, Althea A" w:date="2021-03-22T13:22:00Z">
              <w:r>
                <w:t>9</w:t>
              </w:r>
            </w:moveTo>
          </w:p>
        </w:tc>
      </w:tr>
      <w:tr w:rsidR="00F76A77" w14:paraId="4F394D1B" w14:textId="77777777" w:rsidTr="009A4D2C">
        <w:tc>
          <w:tcPr>
            <w:tcW w:w="0" w:type="auto"/>
          </w:tcPr>
          <w:p w14:paraId="0A7AB043" w14:textId="1C186C3B" w:rsidR="00F76A77" w:rsidRDefault="00F76A77" w:rsidP="009A4D2C">
            <w:pPr>
              <w:jc w:val="center"/>
              <w:rPr>
                <w:moveTo w:id="878" w:author="Archer, Althea A" w:date="2021-03-22T13:22:00Z"/>
              </w:rPr>
            </w:pPr>
            <w:moveTo w:id="879" w:author="Archer, Althea A" w:date="2021-03-22T13:22:00Z">
              <w:r>
                <w:t>(</w:t>
              </w:r>
              <w:proofErr w:type="spellStart"/>
              <w:r w:rsidRPr="00E8787F">
                <w:rPr>
                  <w:i/>
                  <w:iCs/>
                </w:rPr>
                <w:t>Megascops</w:t>
              </w:r>
              <w:proofErr w:type="spellEnd"/>
              <w:r w:rsidRPr="00E8787F">
                <w:rPr>
                  <w:i/>
                  <w:iCs/>
                </w:rPr>
                <w:t xml:space="preserve"> </w:t>
              </w:r>
              <w:proofErr w:type="spellStart"/>
              <w:proofErr w:type="gramStart"/>
              <w:r w:rsidRPr="00E8787F">
                <w:rPr>
                  <w:i/>
                  <w:iCs/>
                </w:rPr>
                <w:t>cooperi</w:t>
              </w:r>
              <w:proofErr w:type="spellEnd"/>
              <w:r>
                <w:t>)</w:t>
              </w:r>
            </w:moveTo>
            <w:ins w:id="880" w:author="Archer, Althea A" w:date="2021-03-22T14:33:00Z">
              <w:r w:rsidR="004B12D2" w:rsidRPr="009A4D2C">
                <w:rPr>
                  <w:vertAlign w:val="superscript"/>
                </w:rPr>
                <w:t>a</w:t>
              </w:r>
            </w:ins>
            <w:proofErr w:type="gramEnd"/>
            <w:moveTo w:id="881" w:author="Archer, Althea A" w:date="2021-03-22T13:22:00Z">
              <w:del w:id="882" w:author="Archer, Althea A" w:date="2021-03-22T14:33:00Z">
                <w:r w:rsidDel="004B12D2">
                  <w:delText>***</w:delText>
                </w:r>
              </w:del>
            </w:moveTo>
          </w:p>
        </w:tc>
        <w:tc>
          <w:tcPr>
            <w:tcW w:w="0" w:type="auto"/>
          </w:tcPr>
          <w:p w14:paraId="1FC8C2CC" w14:textId="77777777" w:rsidR="00F76A77" w:rsidRDefault="00F76A77" w:rsidP="009A4D2C">
            <w:pPr>
              <w:rPr>
                <w:moveTo w:id="883" w:author="Archer, Althea A" w:date="2021-03-22T13:22:00Z"/>
              </w:rPr>
            </w:pPr>
          </w:p>
        </w:tc>
        <w:tc>
          <w:tcPr>
            <w:tcW w:w="0" w:type="auto"/>
          </w:tcPr>
          <w:p w14:paraId="73E5D862" w14:textId="77777777" w:rsidR="00F76A77" w:rsidRDefault="00F76A77" w:rsidP="009A4D2C">
            <w:pPr>
              <w:rPr>
                <w:moveTo w:id="884" w:author="Archer, Althea A" w:date="2021-03-22T13:22:00Z"/>
              </w:rPr>
            </w:pPr>
          </w:p>
        </w:tc>
        <w:tc>
          <w:tcPr>
            <w:tcW w:w="0" w:type="auto"/>
          </w:tcPr>
          <w:p w14:paraId="53AB245B" w14:textId="77777777" w:rsidR="00F76A77" w:rsidRDefault="00F76A77" w:rsidP="009A4D2C">
            <w:pPr>
              <w:rPr>
                <w:moveTo w:id="885" w:author="Archer, Althea A" w:date="2021-03-22T13:22:00Z"/>
              </w:rPr>
            </w:pPr>
          </w:p>
        </w:tc>
        <w:tc>
          <w:tcPr>
            <w:tcW w:w="0" w:type="auto"/>
          </w:tcPr>
          <w:p w14:paraId="679EA188" w14:textId="77777777" w:rsidR="00F76A77" w:rsidRDefault="00F76A77" w:rsidP="009A4D2C">
            <w:pPr>
              <w:rPr>
                <w:moveTo w:id="886" w:author="Archer, Althea A" w:date="2021-03-22T13:22:00Z"/>
              </w:rPr>
            </w:pPr>
          </w:p>
        </w:tc>
        <w:tc>
          <w:tcPr>
            <w:tcW w:w="0" w:type="auto"/>
          </w:tcPr>
          <w:p w14:paraId="4BA7BC84" w14:textId="77777777" w:rsidR="00F76A77" w:rsidRDefault="00F76A77" w:rsidP="009A4D2C">
            <w:pPr>
              <w:rPr>
                <w:moveTo w:id="887" w:author="Archer, Althea A" w:date="2021-03-22T13:22:00Z"/>
              </w:rPr>
            </w:pPr>
          </w:p>
        </w:tc>
        <w:tc>
          <w:tcPr>
            <w:tcW w:w="0" w:type="auto"/>
          </w:tcPr>
          <w:p w14:paraId="7CF7F32F" w14:textId="77777777" w:rsidR="00F76A77" w:rsidRDefault="00F76A77" w:rsidP="009A4D2C">
            <w:pPr>
              <w:rPr>
                <w:moveTo w:id="888" w:author="Archer, Althea A" w:date="2021-03-22T13:22:00Z"/>
              </w:rPr>
            </w:pPr>
          </w:p>
        </w:tc>
      </w:tr>
      <w:tr w:rsidR="00F76A77" w14:paraId="5747D4DF" w14:textId="77777777" w:rsidTr="009A4D2C">
        <w:tc>
          <w:tcPr>
            <w:tcW w:w="0" w:type="auto"/>
          </w:tcPr>
          <w:p w14:paraId="644FE889" w14:textId="77777777" w:rsidR="00F76A77" w:rsidRPr="00E8787F" w:rsidRDefault="00F76A77" w:rsidP="009A4D2C">
            <w:pPr>
              <w:jc w:val="center"/>
              <w:rPr>
                <w:moveTo w:id="889" w:author="Archer, Althea A" w:date="2021-03-22T13:22:00Z"/>
                <w:b/>
                <w:bCs/>
              </w:rPr>
            </w:pPr>
            <w:moveTo w:id="890" w:author="Archer, Althea A" w:date="2021-03-22T13:22:00Z">
              <w:r w:rsidRPr="00E8787F">
                <w:rPr>
                  <w:b/>
                  <w:bCs/>
                </w:rPr>
                <w:t>Crested Owl</w:t>
              </w:r>
            </w:moveTo>
          </w:p>
        </w:tc>
        <w:tc>
          <w:tcPr>
            <w:tcW w:w="0" w:type="auto"/>
          </w:tcPr>
          <w:p w14:paraId="6898C6E7" w14:textId="77777777" w:rsidR="00F76A77" w:rsidRDefault="00F76A77" w:rsidP="009A4D2C">
            <w:pPr>
              <w:jc w:val="center"/>
              <w:rPr>
                <w:moveTo w:id="891" w:author="Archer, Althea A" w:date="2021-03-22T13:22:00Z"/>
              </w:rPr>
            </w:pPr>
            <w:moveTo w:id="892" w:author="Archer, Althea A" w:date="2021-03-22T13:22:00Z">
              <w:r>
                <w:t>0</w:t>
              </w:r>
            </w:moveTo>
          </w:p>
        </w:tc>
        <w:tc>
          <w:tcPr>
            <w:tcW w:w="0" w:type="auto"/>
          </w:tcPr>
          <w:p w14:paraId="481384C7" w14:textId="77777777" w:rsidR="00F76A77" w:rsidRDefault="00F76A77" w:rsidP="009A4D2C">
            <w:pPr>
              <w:jc w:val="center"/>
              <w:rPr>
                <w:moveTo w:id="893" w:author="Archer, Althea A" w:date="2021-03-22T13:22:00Z"/>
              </w:rPr>
            </w:pPr>
            <w:moveTo w:id="894" w:author="Archer, Althea A" w:date="2021-03-22T13:22:00Z">
              <w:r>
                <w:t>0</w:t>
              </w:r>
            </w:moveTo>
          </w:p>
        </w:tc>
        <w:tc>
          <w:tcPr>
            <w:tcW w:w="0" w:type="auto"/>
          </w:tcPr>
          <w:p w14:paraId="2FD99F9C" w14:textId="77777777" w:rsidR="00F76A77" w:rsidRDefault="00F76A77" w:rsidP="009A4D2C">
            <w:pPr>
              <w:jc w:val="center"/>
              <w:rPr>
                <w:moveTo w:id="895" w:author="Archer, Althea A" w:date="2021-03-22T13:22:00Z"/>
              </w:rPr>
            </w:pPr>
            <w:moveTo w:id="896" w:author="Archer, Althea A" w:date="2021-03-22T13:22:00Z">
              <w:r>
                <w:t>0</w:t>
              </w:r>
            </w:moveTo>
          </w:p>
        </w:tc>
        <w:tc>
          <w:tcPr>
            <w:tcW w:w="0" w:type="auto"/>
          </w:tcPr>
          <w:p w14:paraId="4ACCEAEE" w14:textId="77777777" w:rsidR="00F76A77" w:rsidRDefault="00F76A77" w:rsidP="009A4D2C">
            <w:pPr>
              <w:jc w:val="center"/>
              <w:rPr>
                <w:moveTo w:id="897" w:author="Archer, Althea A" w:date="2021-03-22T13:22:00Z"/>
              </w:rPr>
            </w:pPr>
            <w:moveTo w:id="898" w:author="Archer, Althea A" w:date="2021-03-22T13:22:00Z">
              <w:r>
                <w:t>0</w:t>
              </w:r>
            </w:moveTo>
          </w:p>
        </w:tc>
        <w:tc>
          <w:tcPr>
            <w:tcW w:w="0" w:type="auto"/>
          </w:tcPr>
          <w:p w14:paraId="325D7C56" w14:textId="77777777" w:rsidR="00F76A77" w:rsidRDefault="00F76A77" w:rsidP="009A4D2C">
            <w:pPr>
              <w:jc w:val="center"/>
              <w:rPr>
                <w:moveTo w:id="899" w:author="Archer, Althea A" w:date="2021-03-22T13:22:00Z"/>
              </w:rPr>
            </w:pPr>
            <w:moveTo w:id="900" w:author="Archer, Althea A" w:date="2021-03-22T13:22:00Z">
              <w:r>
                <w:t>0</w:t>
              </w:r>
            </w:moveTo>
          </w:p>
        </w:tc>
        <w:tc>
          <w:tcPr>
            <w:tcW w:w="0" w:type="auto"/>
          </w:tcPr>
          <w:p w14:paraId="4777BAD8" w14:textId="77777777" w:rsidR="00F76A77" w:rsidRDefault="00F76A77" w:rsidP="009A4D2C">
            <w:pPr>
              <w:jc w:val="center"/>
              <w:rPr>
                <w:moveTo w:id="901" w:author="Archer, Althea A" w:date="2021-03-22T13:22:00Z"/>
              </w:rPr>
            </w:pPr>
            <w:moveTo w:id="902" w:author="Archer, Althea A" w:date="2021-03-22T13:22:00Z">
              <w:r>
                <w:t>0</w:t>
              </w:r>
            </w:moveTo>
          </w:p>
        </w:tc>
      </w:tr>
      <w:tr w:rsidR="00F76A77" w14:paraId="4751BF6A" w14:textId="77777777" w:rsidTr="009A4D2C">
        <w:tc>
          <w:tcPr>
            <w:tcW w:w="0" w:type="auto"/>
          </w:tcPr>
          <w:p w14:paraId="79BE5822" w14:textId="77777777" w:rsidR="00F76A77" w:rsidRDefault="00F76A77" w:rsidP="009A4D2C">
            <w:pPr>
              <w:jc w:val="center"/>
              <w:rPr>
                <w:moveTo w:id="903" w:author="Archer, Althea A" w:date="2021-03-22T13:22:00Z"/>
              </w:rPr>
            </w:pPr>
            <w:moveTo w:id="904" w:author="Archer, Althea A" w:date="2021-03-22T13:22:00Z">
              <w:r>
                <w:t>(</w:t>
              </w:r>
              <w:proofErr w:type="spellStart"/>
              <w:r w:rsidRPr="00E8787F">
                <w:rPr>
                  <w:i/>
                  <w:iCs/>
                </w:rPr>
                <w:t>Lophostrix</w:t>
              </w:r>
              <w:proofErr w:type="spellEnd"/>
              <w:r w:rsidRPr="00E8787F">
                <w:rPr>
                  <w:i/>
                  <w:iCs/>
                </w:rPr>
                <w:t xml:space="preserve"> cristata</w:t>
              </w:r>
              <w:r>
                <w:t>)</w:t>
              </w:r>
            </w:moveTo>
          </w:p>
        </w:tc>
        <w:tc>
          <w:tcPr>
            <w:tcW w:w="0" w:type="auto"/>
          </w:tcPr>
          <w:p w14:paraId="16480A7D" w14:textId="77777777" w:rsidR="00F76A77" w:rsidRDefault="00F76A77" w:rsidP="009A4D2C">
            <w:pPr>
              <w:rPr>
                <w:moveTo w:id="905" w:author="Archer, Althea A" w:date="2021-03-22T13:22:00Z"/>
              </w:rPr>
            </w:pPr>
          </w:p>
        </w:tc>
        <w:tc>
          <w:tcPr>
            <w:tcW w:w="0" w:type="auto"/>
          </w:tcPr>
          <w:p w14:paraId="64C713E2" w14:textId="77777777" w:rsidR="00F76A77" w:rsidRDefault="00F76A77" w:rsidP="009A4D2C">
            <w:pPr>
              <w:rPr>
                <w:moveTo w:id="906" w:author="Archer, Althea A" w:date="2021-03-22T13:22:00Z"/>
              </w:rPr>
            </w:pPr>
          </w:p>
        </w:tc>
        <w:tc>
          <w:tcPr>
            <w:tcW w:w="0" w:type="auto"/>
          </w:tcPr>
          <w:p w14:paraId="4452A0F7" w14:textId="77777777" w:rsidR="00F76A77" w:rsidRDefault="00F76A77" w:rsidP="009A4D2C">
            <w:pPr>
              <w:rPr>
                <w:moveTo w:id="907" w:author="Archer, Althea A" w:date="2021-03-22T13:22:00Z"/>
              </w:rPr>
            </w:pPr>
          </w:p>
        </w:tc>
        <w:tc>
          <w:tcPr>
            <w:tcW w:w="0" w:type="auto"/>
          </w:tcPr>
          <w:p w14:paraId="30F5F1BB" w14:textId="77777777" w:rsidR="00F76A77" w:rsidRDefault="00F76A77" w:rsidP="009A4D2C">
            <w:pPr>
              <w:rPr>
                <w:moveTo w:id="908" w:author="Archer, Althea A" w:date="2021-03-22T13:22:00Z"/>
              </w:rPr>
            </w:pPr>
          </w:p>
        </w:tc>
        <w:tc>
          <w:tcPr>
            <w:tcW w:w="0" w:type="auto"/>
          </w:tcPr>
          <w:p w14:paraId="66477024" w14:textId="77777777" w:rsidR="00F76A77" w:rsidRDefault="00F76A77" w:rsidP="009A4D2C">
            <w:pPr>
              <w:rPr>
                <w:moveTo w:id="909" w:author="Archer, Althea A" w:date="2021-03-22T13:22:00Z"/>
              </w:rPr>
            </w:pPr>
          </w:p>
        </w:tc>
        <w:tc>
          <w:tcPr>
            <w:tcW w:w="0" w:type="auto"/>
          </w:tcPr>
          <w:p w14:paraId="5DA613C8" w14:textId="77777777" w:rsidR="00F76A77" w:rsidRDefault="00F76A77" w:rsidP="009A4D2C">
            <w:pPr>
              <w:rPr>
                <w:moveTo w:id="910" w:author="Archer, Althea A" w:date="2021-03-22T13:22:00Z"/>
              </w:rPr>
            </w:pPr>
          </w:p>
        </w:tc>
      </w:tr>
      <w:tr w:rsidR="00F76A77" w14:paraId="265E1FBB" w14:textId="77777777" w:rsidTr="009A4D2C">
        <w:tc>
          <w:tcPr>
            <w:tcW w:w="0" w:type="auto"/>
          </w:tcPr>
          <w:p w14:paraId="26292498" w14:textId="37987357" w:rsidR="00F76A77" w:rsidRDefault="00F76A77" w:rsidP="009A4D2C">
            <w:pPr>
              <w:jc w:val="center"/>
              <w:rPr>
                <w:moveTo w:id="911" w:author="Archer, Althea A" w:date="2021-03-22T13:22:00Z"/>
              </w:rPr>
            </w:pPr>
            <w:moveTo w:id="912" w:author="Archer, Althea A" w:date="2021-03-22T13:22:00Z">
              <w:r w:rsidRPr="00E8787F">
                <w:rPr>
                  <w:b/>
                  <w:bCs/>
                </w:rPr>
                <w:t xml:space="preserve">Spectacled </w:t>
              </w:r>
              <w:proofErr w:type="spellStart"/>
              <w:r w:rsidRPr="00E8787F">
                <w:rPr>
                  <w:b/>
                  <w:bCs/>
                </w:rPr>
                <w:t>Owl</w:t>
              </w:r>
            </w:moveTo>
            <w:ins w:id="913" w:author="Archer, Althea A" w:date="2021-03-22T14:35:00Z">
              <w:r w:rsidR="004B12D2">
                <w:rPr>
                  <w:vertAlign w:val="superscript"/>
                </w:rPr>
                <w:t>c</w:t>
              </w:r>
              <w:proofErr w:type="spellEnd"/>
              <w:r w:rsidR="004B12D2" w:rsidDel="004B12D2">
                <w:t xml:space="preserve"> </w:t>
              </w:r>
            </w:ins>
            <w:moveTo w:id="914" w:author="Archer, Althea A" w:date="2021-03-22T13:22:00Z">
              <w:del w:id="915" w:author="Archer, Althea A" w:date="2021-03-22T14:35:00Z">
                <w:r w:rsidDel="004B12D2">
                  <w:delText>**</w:delText>
                </w:r>
              </w:del>
            </w:moveTo>
          </w:p>
        </w:tc>
        <w:tc>
          <w:tcPr>
            <w:tcW w:w="0" w:type="auto"/>
          </w:tcPr>
          <w:p w14:paraId="136DA1F4" w14:textId="77777777" w:rsidR="00F76A77" w:rsidRDefault="00F76A77" w:rsidP="009A4D2C">
            <w:pPr>
              <w:jc w:val="center"/>
              <w:rPr>
                <w:moveTo w:id="916" w:author="Archer, Althea A" w:date="2021-03-22T13:22:00Z"/>
              </w:rPr>
            </w:pPr>
            <w:moveTo w:id="917" w:author="Archer, Althea A" w:date="2021-03-22T13:22:00Z">
              <w:r>
                <w:t>1</w:t>
              </w:r>
            </w:moveTo>
          </w:p>
        </w:tc>
        <w:tc>
          <w:tcPr>
            <w:tcW w:w="0" w:type="auto"/>
          </w:tcPr>
          <w:p w14:paraId="6FEAD319" w14:textId="77777777" w:rsidR="00F76A77" w:rsidRDefault="00F76A77" w:rsidP="009A4D2C">
            <w:pPr>
              <w:jc w:val="center"/>
              <w:rPr>
                <w:moveTo w:id="918" w:author="Archer, Althea A" w:date="2021-03-22T13:22:00Z"/>
              </w:rPr>
            </w:pPr>
            <w:moveTo w:id="919" w:author="Archer, Althea A" w:date="2021-03-22T13:22:00Z">
              <w:r>
                <w:t>1</w:t>
              </w:r>
            </w:moveTo>
          </w:p>
        </w:tc>
        <w:tc>
          <w:tcPr>
            <w:tcW w:w="0" w:type="auto"/>
          </w:tcPr>
          <w:p w14:paraId="1EB14E89" w14:textId="77777777" w:rsidR="00F76A77" w:rsidRDefault="00F76A77" w:rsidP="009A4D2C">
            <w:pPr>
              <w:jc w:val="center"/>
              <w:rPr>
                <w:moveTo w:id="920" w:author="Archer, Althea A" w:date="2021-03-22T13:22:00Z"/>
              </w:rPr>
            </w:pPr>
            <w:moveTo w:id="921" w:author="Archer, Althea A" w:date="2021-03-22T13:22:00Z">
              <w:r>
                <w:t>0</w:t>
              </w:r>
            </w:moveTo>
          </w:p>
        </w:tc>
        <w:tc>
          <w:tcPr>
            <w:tcW w:w="0" w:type="auto"/>
          </w:tcPr>
          <w:p w14:paraId="131E9957" w14:textId="77777777" w:rsidR="00F76A77" w:rsidRDefault="00F76A77" w:rsidP="009A4D2C">
            <w:pPr>
              <w:jc w:val="center"/>
              <w:rPr>
                <w:moveTo w:id="922" w:author="Archer, Althea A" w:date="2021-03-22T13:22:00Z"/>
              </w:rPr>
            </w:pPr>
            <w:moveTo w:id="923" w:author="Archer, Althea A" w:date="2021-03-22T13:22:00Z">
              <w:r>
                <w:t>1</w:t>
              </w:r>
            </w:moveTo>
          </w:p>
        </w:tc>
        <w:tc>
          <w:tcPr>
            <w:tcW w:w="0" w:type="auto"/>
          </w:tcPr>
          <w:p w14:paraId="17ED6198" w14:textId="77777777" w:rsidR="00F76A77" w:rsidRDefault="00F76A77" w:rsidP="009A4D2C">
            <w:pPr>
              <w:jc w:val="center"/>
              <w:rPr>
                <w:moveTo w:id="924" w:author="Archer, Althea A" w:date="2021-03-22T13:22:00Z"/>
              </w:rPr>
            </w:pPr>
            <w:moveTo w:id="925" w:author="Archer, Althea A" w:date="2021-03-22T13:22:00Z">
              <w:r>
                <w:t>59</w:t>
              </w:r>
            </w:moveTo>
          </w:p>
        </w:tc>
        <w:tc>
          <w:tcPr>
            <w:tcW w:w="0" w:type="auto"/>
          </w:tcPr>
          <w:p w14:paraId="08C5C689" w14:textId="77777777" w:rsidR="00F76A77" w:rsidRDefault="00F76A77" w:rsidP="009A4D2C">
            <w:pPr>
              <w:jc w:val="center"/>
              <w:rPr>
                <w:moveTo w:id="926" w:author="Archer, Althea A" w:date="2021-03-22T13:22:00Z"/>
              </w:rPr>
            </w:pPr>
            <w:moveTo w:id="927" w:author="Archer, Althea A" w:date="2021-03-22T13:22:00Z">
              <w:r>
                <w:t>75</w:t>
              </w:r>
            </w:moveTo>
          </w:p>
        </w:tc>
      </w:tr>
      <w:tr w:rsidR="00F76A77" w14:paraId="63E0DCCB" w14:textId="77777777" w:rsidTr="009A4D2C">
        <w:tc>
          <w:tcPr>
            <w:tcW w:w="0" w:type="auto"/>
          </w:tcPr>
          <w:p w14:paraId="03F417FD" w14:textId="5B4C6054" w:rsidR="00F76A77" w:rsidRDefault="00F76A77" w:rsidP="009A4D2C">
            <w:pPr>
              <w:jc w:val="center"/>
              <w:rPr>
                <w:moveTo w:id="928" w:author="Archer, Althea A" w:date="2021-03-22T13:22:00Z"/>
              </w:rPr>
            </w:pPr>
            <w:moveTo w:id="929" w:author="Archer, Althea A" w:date="2021-03-22T13:22:00Z">
              <w:r>
                <w:t>(</w:t>
              </w:r>
              <w:proofErr w:type="spellStart"/>
              <w:r w:rsidRPr="00E8787F">
                <w:rPr>
                  <w:i/>
                  <w:iCs/>
                </w:rPr>
                <w:t>Pulsatrix</w:t>
              </w:r>
              <w:proofErr w:type="spellEnd"/>
              <w:r w:rsidRPr="00E8787F">
                <w:rPr>
                  <w:i/>
                  <w:iCs/>
                </w:rPr>
                <w:t xml:space="preserve"> </w:t>
              </w:r>
              <w:proofErr w:type="spellStart"/>
              <w:proofErr w:type="gramStart"/>
              <w:r w:rsidRPr="00E8787F">
                <w:rPr>
                  <w:i/>
                  <w:iCs/>
                </w:rPr>
                <w:t>perspicillata</w:t>
              </w:r>
              <w:proofErr w:type="spellEnd"/>
              <w:r>
                <w:t>)</w:t>
              </w:r>
            </w:moveTo>
            <w:ins w:id="930" w:author="Archer, Althea A" w:date="2021-03-22T14:33:00Z">
              <w:r w:rsidR="004B12D2" w:rsidRPr="009A4D2C">
                <w:rPr>
                  <w:vertAlign w:val="superscript"/>
                </w:rPr>
                <w:t>a</w:t>
              </w:r>
            </w:ins>
            <w:proofErr w:type="gramEnd"/>
            <w:moveTo w:id="931" w:author="Archer, Althea A" w:date="2021-03-22T13:22:00Z">
              <w:del w:id="932" w:author="Archer, Althea A" w:date="2021-03-22T14:33:00Z">
                <w:r w:rsidDel="004B12D2">
                  <w:delText>***</w:delText>
                </w:r>
              </w:del>
            </w:moveTo>
          </w:p>
        </w:tc>
        <w:tc>
          <w:tcPr>
            <w:tcW w:w="0" w:type="auto"/>
          </w:tcPr>
          <w:p w14:paraId="4648EA39" w14:textId="77777777" w:rsidR="00F76A77" w:rsidRDefault="00F76A77" w:rsidP="009A4D2C">
            <w:pPr>
              <w:rPr>
                <w:moveTo w:id="933" w:author="Archer, Althea A" w:date="2021-03-22T13:22:00Z"/>
              </w:rPr>
            </w:pPr>
          </w:p>
        </w:tc>
        <w:tc>
          <w:tcPr>
            <w:tcW w:w="0" w:type="auto"/>
          </w:tcPr>
          <w:p w14:paraId="764E7814" w14:textId="77777777" w:rsidR="00F76A77" w:rsidRDefault="00F76A77" w:rsidP="009A4D2C">
            <w:pPr>
              <w:rPr>
                <w:moveTo w:id="934" w:author="Archer, Althea A" w:date="2021-03-22T13:22:00Z"/>
              </w:rPr>
            </w:pPr>
          </w:p>
        </w:tc>
        <w:tc>
          <w:tcPr>
            <w:tcW w:w="0" w:type="auto"/>
          </w:tcPr>
          <w:p w14:paraId="3B617C45" w14:textId="77777777" w:rsidR="00F76A77" w:rsidRDefault="00F76A77" w:rsidP="009A4D2C">
            <w:pPr>
              <w:rPr>
                <w:moveTo w:id="935" w:author="Archer, Althea A" w:date="2021-03-22T13:22:00Z"/>
              </w:rPr>
            </w:pPr>
          </w:p>
        </w:tc>
        <w:tc>
          <w:tcPr>
            <w:tcW w:w="0" w:type="auto"/>
          </w:tcPr>
          <w:p w14:paraId="25E93736" w14:textId="77777777" w:rsidR="00F76A77" w:rsidRDefault="00F76A77" w:rsidP="009A4D2C">
            <w:pPr>
              <w:rPr>
                <w:moveTo w:id="936" w:author="Archer, Althea A" w:date="2021-03-22T13:22:00Z"/>
              </w:rPr>
            </w:pPr>
          </w:p>
        </w:tc>
        <w:tc>
          <w:tcPr>
            <w:tcW w:w="0" w:type="auto"/>
          </w:tcPr>
          <w:p w14:paraId="7EF7EBC7" w14:textId="77777777" w:rsidR="00F76A77" w:rsidRDefault="00F76A77" w:rsidP="009A4D2C">
            <w:pPr>
              <w:rPr>
                <w:moveTo w:id="937" w:author="Archer, Althea A" w:date="2021-03-22T13:22:00Z"/>
              </w:rPr>
            </w:pPr>
          </w:p>
        </w:tc>
        <w:tc>
          <w:tcPr>
            <w:tcW w:w="0" w:type="auto"/>
          </w:tcPr>
          <w:p w14:paraId="081D3758" w14:textId="77777777" w:rsidR="00F76A77" w:rsidRDefault="00F76A77" w:rsidP="009A4D2C">
            <w:pPr>
              <w:rPr>
                <w:moveTo w:id="938" w:author="Archer, Althea A" w:date="2021-03-22T13:22:00Z"/>
              </w:rPr>
            </w:pPr>
          </w:p>
        </w:tc>
      </w:tr>
      <w:tr w:rsidR="00F76A77" w14:paraId="130EC94F" w14:textId="77777777" w:rsidTr="009A4D2C">
        <w:tc>
          <w:tcPr>
            <w:tcW w:w="0" w:type="auto"/>
          </w:tcPr>
          <w:p w14:paraId="44834FEE" w14:textId="77777777" w:rsidR="00F76A77" w:rsidRPr="00E8787F" w:rsidRDefault="00F76A77" w:rsidP="009A4D2C">
            <w:pPr>
              <w:jc w:val="center"/>
              <w:rPr>
                <w:moveTo w:id="939" w:author="Archer, Althea A" w:date="2021-03-22T13:22:00Z"/>
                <w:b/>
                <w:bCs/>
              </w:rPr>
            </w:pPr>
            <w:moveTo w:id="940" w:author="Archer, Althea A" w:date="2021-03-22T13:22:00Z">
              <w:r w:rsidRPr="00E8787F">
                <w:rPr>
                  <w:b/>
                  <w:bCs/>
                </w:rPr>
                <w:t>Great Horned Owl</w:t>
              </w:r>
            </w:moveTo>
          </w:p>
        </w:tc>
        <w:tc>
          <w:tcPr>
            <w:tcW w:w="0" w:type="auto"/>
          </w:tcPr>
          <w:p w14:paraId="7C9E44C9" w14:textId="77777777" w:rsidR="00F76A77" w:rsidRDefault="00F76A77" w:rsidP="009A4D2C">
            <w:pPr>
              <w:jc w:val="center"/>
              <w:rPr>
                <w:moveTo w:id="941" w:author="Archer, Althea A" w:date="2021-03-22T13:22:00Z"/>
              </w:rPr>
            </w:pPr>
            <w:moveTo w:id="942" w:author="Archer, Althea A" w:date="2021-03-22T13:22:00Z">
              <w:r>
                <w:t>0</w:t>
              </w:r>
            </w:moveTo>
          </w:p>
        </w:tc>
        <w:tc>
          <w:tcPr>
            <w:tcW w:w="0" w:type="auto"/>
          </w:tcPr>
          <w:p w14:paraId="5EC1BF5D" w14:textId="77777777" w:rsidR="00F76A77" w:rsidRDefault="00F76A77" w:rsidP="009A4D2C">
            <w:pPr>
              <w:jc w:val="center"/>
              <w:rPr>
                <w:moveTo w:id="943" w:author="Archer, Althea A" w:date="2021-03-22T13:22:00Z"/>
              </w:rPr>
            </w:pPr>
            <w:moveTo w:id="944" w:author="Archer, Althea A" w:date="2021-03-22T13:22:00Z">
              <w:r>
                <w:t>0</w:t>
              </w:r>
            </w:moveTo>
          </w:p>
        </w:tc>
        <w:tc>
          <w:tcPr>
            <w:tcW w:w="0" w:type="auto"/>
          </w:tcPr>
          <w:p w14:paraId="49D745CD" w14:textId="77777777" w:rsidR="00F76A77" w:rsidRDefault="00F76A77" w:rsidP="009A4D2C">
            <w:pPr>
              <w:jc w:val="center"/>
              <w:rPr>
                <w:moveTo w:id="945" w:author="Archer, Althea A" w:date="2021-03-22T13:22:00Z"/>
              </w:rPr>
            </w:pPr>
            <w:moveTo w:id="946" w:author="Archer, Althea A" w:date="2021-03-22T13:22:00Z">
              <w:r>
                <w:t>3</w:t>
              </w:r>
            </w:moveTo>
          </w:p>
        </w:tc>
        <w:tc>
          <w:tcPr>
            <w:tcW w:w="0" w:type="auto"/>
          </w:tcPr>
          <w:p w14:paraId="629D9C57" w14:textId="77777777" w:rsidR="00F76A77" w:rsidRDefault="00F76A77" w:rsidP="009A4D2C">
            <w:pPr>
              <w:jc w:val="center"/>
              <w:rPr>
                <w:moveTo w:id="947" w:author="Archer, Althea A" w:date="2021-03-22T13:22:00Z"/>
              </w:rPr>
            </w:pPr>
            <w:moveTo w:id="948" w:author="Archer, Althea A" w:date="2021-03-22T13:22:00Z">
              <w:r>
                <w:t>0</w:t>
              </w:r>
            </w:moveTo>
          </w:p>
        </w:tc>
        <w:tc>
          <w:tcPr>
            <w:tcW w:w="0" w:type="auto"/>
          </w:tcPr>
          <w:p w14:paraId="5383B1C3" w14:textId="77777777" w:rsidR="00F76A77" w:rsidRDefault="00F76A77" w:rsidP="009A4D2C">
            <w:pPr>
              <w:jc w:val="center"/>
              <w:rPr>
                <w:moveTo w:id="949" w:author="Archer, Althea A" w:date="2021-03-22T13:22:00Z"/>
              </w:rPr>
            </w:pPr>
            <w:moveTo w:id="950" w:author="Archer, Althea A" w:date="2021-03-22T13:22:00Z">
              <w:r>
                <w:t>0</w:t>
              </w:r>
            </w:moveTo>
          </w:p>
        </w:tc>
        <w:tc>
          <w:tcPr>
            <w:tcW w:w="0" w:type="auto"/>
          </w:tcPr>
          <w:p w14:paraId="7E475EDA" w14:textId="77777777" w:rsidR="00F76A77" w:rsidRDefault="00F76A77" w:rsidP="009A4D2C">
            <w:pPr>
              <w:jc w:val="center"/>
              <w:rPr>
                <w:moveTo w:id="951" w:author="Archer, Althea A" w:date="2021-03-22T13:22:00Z"/>
              </w:rPr>
            </w:pPr>
            <w:moveTo w:id="952" w:author="Archer, Althea A" w:date="2021-03-22T13:22:00Z">
              <w:r>
                <w:t>0</w:t>
              </w:r>
            </w:moveTo>
          </w:p>
        </w:tc>
      </w:tr>
      <w:tr w:rsidR="00F76A77" w14:paraId="1C0017DA" w14:textId="77777777" w:rsidTr="009A4D2C">
        <w:tc>
          <w:tcPr>
            <w:tcW w:w="0" w:type="auto"/>
          </w:tcPr>
          <w:p w14:paraId="394D95C5" w14:textId="7D665EB6" w:rsidR="00F76A77" w:rsidRDefault="00F76A77" w:rsidP="009A4D2C">
            <w:pPr>
              <w:jc w:val="center"/>
              <w:rPr>
                <w:moveTo w:id="953" w:author="Archer, Althea A" w:date="2021-03-22T13:22:00Z"/>
              </w:rPr>
            </w:pPr>
            <w:moveTo w:id="954" w:author="Archer, Althea A" w:date="2021-03-22T13:22:00Z">
              <w:r>
                <w:t>(</w:t>
              </w:r>
              <w:r w:rsidRPr="00E8787F">
                <w:rPr>
                  <w:i/>
                  <w:iCs/>
                </w:rPr>
                <w:t xml:space="preserve">Bubo </w:t>
              </w:r>
              <w:proofErr w:type="gramStart"/>
              <w:r w:rsidRPr="00E8787F">
                <w:rPr>
                  <w:i/>
                  <w:iCs/>
                </w:rPr>
                <w:t>virginianus</w:t>
              </w:r>
              <w:r>
                <w:t>)</w:t>
              </w:r>
            </w:moveTo>
            <w:ins w:id="955" w:author="Archer, Althea A" w:date="2021-03-22T14:34:00Z">
              <w:r w:rsidR="004B12D2" w:rsidRPr="009A4D2C">
                <w:rPr>
                  <w:vertAlign w:val="superscript"/>
                </w:rPr>
                <w:t>a</w:t>
              </w:r>
            </w:ins>
            <w:proofErr w:type="gramEnd"/>
            <w:moveTo w:id="956" w:author="Archer, Althea A" w:date="2021-03-22T13:22:00Z">
              <w:del w:id="957" w:author="Archer, Althea A" w:date="2021-03-22T14:34:00Z">
                <w:r w:rsidDel="004B12D2">
                  <w:delText>***</w:delText>
                </w:r>
              </w:del>
            </w:moveTo>
          </w:p>
        </w:tc>
        <w:tc>
          <w:tcPr>
            <w:tcW w:w="0" w:type="auto"/>
          </w:tcPr>
          <w:p w14:paraId="707777A3" w14:textId="77777777" w:rsidR="00F76A77" w:rsidRDefault="00F76A77" w:rsidP="009A4D2C">
            <w:pPr>
              <w:rPr>
                <w:moveTo w:id="958" w:author="Archer, Althea A" w:date="2021-03-22T13:22:00Z"/>
              </w:rPr>
            </w:pPr>
          </w:p>
        </w:tc>
        <w:tc>
          <w:tcPr>
            <w:tcW w:w="0" w:type="auto"/>
          </w:tcPr>
          <w:p w14:paraId="32359696" w14:textId="77777777" w:rsidR="00F76A77" w:rsidRDefault="00F76A77" w:rsidP="009A4D2C">
            <w:pPr>
              <w:rPr>
                <w:moveTo w:id="959" w:author="Archer, Althea A" w:date="2021-03-22T13:22:00Z"/>
              </w:rPr>
            </w:pPr>
          </w:p>
        </w:tc>
        <w:tc>
          <w:tcPr>
            <w:tcW w:w="0" w:type="auto"/>
          </w:tcPr>
          <w:p w14:paraId="4CDEC166" w14:textId="77777777" w:rsidR="00F76A77" w:rsidRDefault="00F76A77" w:rsidP="009A4D2C">
            <w:pPr>
              <w:rPr>
                <w:moveTo w:id="960" w:author="Archer, Althea A" w:date="2021-03-22T13:22:00Z"/>
              </w:rPr>
            </w:pPr>
          </w:p>
        </w:tc>
        <w:tc>
          <w:tcPr>
            <w:tcW w:w="0" w:type="auto"/>
          </w:tcPr>
          <w:p w14:paraId="18AE35C8" w14:textId="77777777" w:rsidR="00F76A77" w:rsidRDefault="00F76A77" w:rsidP="009A4D2C">
            <w:pPr>
              <w:rPr>
                <w:moveTo w:id="961" w:author="Archer, Althea A" w:date="2021-03-22T13:22:00Z"/>
              </w:rPr>
            </w:pPr>
          </w:p>
        </w:tc>
        <w:tc>
          <w:tcPr>
            <w:tcW w:w="0" w:type="auto"/>
          </w:tcPr>
          <w:p w14:paraId="6E51F752" w14:textId="77777777" w:rsidR="00F76A77" w:rsidRDefault="00F76A77" w:rsidP="009A4D2C">
            <w:pPr>
              <w:rPr>
                <w:moveTo w:id="962" w:author="Archer, Althea A" w:date="2021-03-22T13:22:00Z"/>
              </w:rPr>
            </w:pPr>
          </w:p>
        </w:tc>
        <w:tc>
          <w:tcPr>
            <w:tcW w:w="0" w:type="auto"/>
          </w:tcPr>
          <w:p w14:paraId="5989F16F" w14:textId="77777777" w:rsidR="00F76A77" w:rsidRDefault="00F76A77" w:rsidP="009A4D2C">
            <w:pPr>
              <w:rPr>
                <w:moveTo w:id="963" w:author="Archer, Althea A" w:date="2021-03-22T13:22:00Z"/>
              </w:rPr>
            </w:pPr>
          </w:p>
        </w:tc>
      </w:tr>
      <w:tr w:rsidR="00F76A77" w14:paraId="01D2386B" w14:textId="77777777" w:rsidTr="009A4D2C">
        <w:tc>
          <w:tcPr>
            <w:tcW w:w="0" w:type="auto"/>
          </w:tcPr>
          <w:p w14:paraId="4A9FC895" w14:textId="77777777" w:rsidR="00F76A77" w:rsidRPr="00E8787F" w:rsidRDefault="00F76A77" w:rsidP="009A4D2C">
            <w:pPr>
              <w:jc w:val="center"/>
              <w:rPr>
                <w:moveTo w:id="964" w:author="Archer, Althea A" w:date="2021-03-22T13:22:00Z"/>
                <w:b/>
                <w:bCs/>
              </w:rPr>
            </w:pPr>
            <w:moveTo w:id="965" w:author="Archer, Althea A" w:date="2021-03-22T13:22:00Z">
              <w:r w:rsidRPr="00E8787F">
                <w:rPr>
                  <w:b/>
                  <w:bCs/>
                </w:rPr>
                <w:t>Ferruginous Pygmy-Owl</w:t>
              </w:r>
            </w:moveTo>
          </w:p>
        </w:tc>
        <w:tc>
          <w:tcPr>
            <w:tcW w:w="0" w:type="auto"/>
          </w:tcPr>
          <w:p w14:paraId="6EDED36B" w14:textId="77777777" w:rsidR="00F76A77" w:rsidRDefault="00F76A77" w:rsidP="009A4D2C">
            <w:pPr>
              <w:jc w:val="center"/>
              <w:rPr>
                <w:moveTo w:id="966" w:author="Archer, Althea A" w:date="2021-03-22T13:22:00Z"/>
              </w:rPr>
            </w:pPr>
            <w:moveTo w:id="967" w:author="Archer, Althea A" w:date="2021-03-22T13:22:00Z">
              <w:r>
                <w:t>4</w:t>
              </w:r>
            </w:moveTo>
          </w:p>
        </w:tc>
        <w:tc>
          <w:tcPr>
            <w:tcW w:w="0" w:type="auto"/>
          </w:tcPr>
          <w:p w14:paraId="7561A129" w14:textId="77777777" w:rsidR="00F76A77" w:rsidRDefault="00F76A77" w:rsidP="009A4D2C">
            <w:pPr>
              <w:jc w:val="center"/>
              <w:rPr>
                <w:moveTo w:id="968" w:author="Archer, Althea A" w:date="2021-03-22T13:22:00Z"/>
              </w:rPr>
            </w:pPr>
            <w:moveTo w:id="969" w:author="Archer, Althea A" w:date="2021-03-22T13:22:00Z">
              <w:r>
                <w:t>0</w:t>
              </w:r>
            </w:moveTo>
          </w:p>
        </w:tc>
        <w:tc>
          <w:tcPr>
            <w:tcW w:w="0" w:type="auto"/>
          </w:tcPr>
          <w:p w14:paraId="3D70944F" w14:textId="77777777" w:rsidR="00F76A77" w:rsidRDefault="00F76A77" w:rsidP="009A4D2C">
            <w:pPr>
              <w:jc w:val="center"/>
              <w:rPr>
                <w:moveTo w:id="970" w:author="Archer, Althea A" w:date="2021-03-22T13:22:00Z"/>
              </w:rPr>
            </w:pPr>
            <w:moveTo w:id="971" w:author="Archer, Althea A" w:date="2021-03-22T13:22:00Z">
              <w:r>
                <w:t>0</w:t>
              </w:r>
            </w:moveTo>
          </w:p>
        </w:tc>
        <w:tc>
          <w:tcPr>
            <w:tcW w:w="0" w:type="auto"/>
          </w:tcPr>
          <w:p w14:paraId="22F682A0" w14:textId="77777777" w:rsidR="00F76A77" w:rsidRDefault="00F76A77" w:rsidP="009A4D2C">
            <w:pPr>
              <w:jc w:val="center"/>
              <w:rPr>
                <w:moveTo w:id="972" w:author="Archer, Althea A" w:date="2021-03-22T13:22:00Z"/>
              </w:rPr>
            </w:pPr>
            <w:moveTo w:id="973" w:author="Archer, Althea A" w:date="2021-03-22T13:22:00Z">
              <w:r>
                <w:t>0</w:t>
              </w:r>
            </w:moveTo>
          </w:p>
        </w:tc>
        <w:tc>
          <w:tcPr>
            <w:tcW w:w="0" w:type="auto"/>
          </w:tcPr>
          <w:p w14:paraId="65FE0B7D" w14:textId="77777777" w:rsidR="00F76A77" w:rsidRDefault="00F76A77" w:rsidP="009A4D2C">
            <w:pPr>
              <w:jc w:val="center"/>
              <w:rPr>
                <w:moveTo w:id="974" w:author="Archer, Althea A" w:date="2021-03-22T13:22:00Z"/>
              </w:rPr>
            </w:pPr>
            <w:moveTo w:id="975" w:author="Archer, Althea A" w:date="2021-03-22T13:22:00Z">
              <w:r>
                <w:t>82</w:t>
              </w:r>
            </w:moveTo>
          </w:p>
        </w:tc>
        <w:tc>
          <w:tcPr>
            <w:tcW w:w="0" w:type="auto"/>
          </w:tcPr>
          <w:p w14:paraId="5E0BB2AB" w14:textId="77777777" w:rsidR="00F76A77" w:rsidRDefault="00F76A77" w:rsidP="009A4D2C">
            <w:pPr>
              <w:jc w:val="center"/>
              <w:rPr>
                <w:moveTo w:id="976" w:author="Archer, Althea A" w:date="2021-03-22T13:22:00Z"/>
              </w:rPr>
            </w:pPr>
            <w:moveTo w:id="977" w:author="Archer, Althea A" w:date="2021-03-22T13:22:00Z">
              <w:r>
                <w:t>98</w:t>
              </w:r>
            </w:moveTo>
          </w:p>
        </w:tc>
      </w:tr>
      <w:tr w:rsidR="00F76A77" w14:paraId="422A8020" w14:textId="77777777" w:rsidTr="009A4D2C">
        <w:tc>
          <w:tcPr>
            <w:tcW w:w="0" w:type="auto"/>
          </w:tcPr>
          <w:p w14:paraId="78CB22BB" w14:textId="4EE68AC4" w:rsidR="00F76A77" w:rsidRDefault="00F76A77" w:rsidP="009A4D2C">
            <w:pPr>
              <w:jc w:val="center"/>
              <w:rPr>
                <w:moveTo w:id="978" w:author="Archer, Althea A" w:date="2021-03-22T13:22:00Z"/>
              </w:rPr>
            </w:pPr>
            <w:moveTo w:id="979" w:author="Archer, Althea A" w:date="2021-03-22T13:22:00Z">
              <w:r>
                <w:t>(</w:t>
              </w:r>
              <w:r w:rsidRPr="00E8787F">
                <w:rPr>
                  <w:i/>
                  <w:iCs/>
                </w:rPr>
                <w:t xml:space="preserve">Glaucidium </w:t>
              </w:r>
              <w:proofErr w:type="spellStart"/>
              <w:proofErr w:type="gramStart"/>
              <w:r w:rsidRPr="00E8787F">
                <w:rPr>
                  <w:i/>
                  <w:iCs/>
                </w:rPr>
                <w:t>brasilianum</w:t>
              </w:r>
              <w:proofErr w:type="spellEnd"/>
              <w:r>
                <w:t>)</w:t>
              </w:r>
            </w:moveTo>
            <w:ins w:id="980" w:author="Archer, Althea A" w:date="2021-03-22T14:34:00Z">
              <w:r w:rsidR="004B12D2" w:rsidRPr="009A4D2C">
                <w:rPr>
                  <w:vertAlign w:val="superscript"/>
                </w:rPr>
                <w:t>a</w:t>
              </w:r>
            </w:ins>
            <w:proofErr w:type="gramEnd"/>
            <w:moveTo w:id="981" w:author="Archer, Althea A" w:date="2021-03-22T13:22:00Z">
              <w:del w:id="982" w:author="Archer, Althea A" w:date="2021-03-22T14:34:00Z">
                <w:r w:rsidDel="004B12D2">
                  <w:delText>***</w:delText>
                </w:r>
              </w:del>
            </w:moveTo>
          </w:p>
        </w:tc>
        <w:tc>
          <w:tcPr>
            <w:tcW w:w="0" w:type="auto"/>
          </w:tcPr>
          <w:p w14:paraId="2400532D" w14:textId="77777777" w:rsidR="00F76A77" w:rsidRDefault="00F76A77" w:rsidP="009A4D2C">
            <w:pPr>
              <w:rPr>
                <w:moveTo w:id="983" w:author="Archer, Althea A" w:date="2021-03-22T13:22:00Z"/>
              </w:rPr>
            </w:pPr>
          </w:p>
        </w:tc>
        <w:tc>
          <w:tcPr>
            <w:tcW w:w="0" w:type="auto"/>
          </w:tcPr>
          <w:p w14:paraId="3B83BDD7" w14:textId="77777777" w:rsidR="00F76A77" w:rsidRDefault="00F76A77" w:rsidP="009A4D2C">
            <w:pPr>
              <w:rPr>
                <w:moveTo w:id="984" w:author="Archer, Althea A" w:date="2021-03-22T13:22:00Z"/>
              </w:rPr>
            </w:pPr>
          </w:p>
        </w:tc>
        <w:tc>
          <w:tcPr>
            <w:tcW w:w="0" w:type="auto"/>
          </w:tcPr>
          <w:p w14:paraId="4816A870" w14:textId="77777777" w:rsidR="00F76A77" w:rsidRDefault="00F76A77" w:rsidP="009A4D2C">
            <w:pPr>
              <w:rPr>
                <w:moveTo w:id="985" w:author="Archer, Althea A" w:date="2021-03-22T13:22:00Z"/>
              </w:rPr>
            </w:pPr>
          </w:p>
        </w:tc>
        <w:tc>
          <w:tcPr>
            <w:tcW w:w="0" w:type="auto"/>
          </w:tcPr>
          <w:p w14:paraId="2848A788" w14:textId="77777777" w:rsidR="00F76A77" w:rsidRDefault="00F76A77" w:rsidP="009A4D2C">
            <w:pPr>
              <w:rPr>
                <w:moveTo w:id="986" w:author="Archer, Althea A" w:date="2021-03-22T13:22:00Z"/>
              </w:rPr>
            </w:pPr>
          </w:p>
        </w:tc>
        <w:tc>
          <w:tcPr>
            <w:tcW w:w="0" w:type="auto"/>
          </w:tcPr>
          <w:p w14:paraId="064FD3E4" w14:textId="77777777" w:rsidR="00F76A77" w:rsidRDefault="00F76A77" w:rsidP="009A4D2C">
            <w:pPr>
              <w:rPr>
                <w:moveTo w:id="987" w:author="Archer, Althea A" w:date="2021-03-22T13:22:00Z"/>
              </w:rPr>
            </w:pPr>
          </w:p>
        </w:tc>
        <w:tc>
          <w:tcPr>
            <w:tcW w:w="0" w:type="auto"/>
          </w:tcPr>
          <w:p w14:paraId="3F80903E" w14:textId="77777777" w:rsidR="00F76A77" w:rsidRDefault="00F76A77" w:rsidP="009A4D2C">
            <w:pPr>
              <w:rPr>
                <w:moveTo w:id="988" w:author="Archer, Althea A" w:date="2021-03-22T13:22:00Z"/>
              </w:rPr>
            </w:pPr>
          </w:p>
        </w:tc>
      </w:tr>
      <w:tr w:rsidR="00F76A77" w14:paraId="1606DEFD" w14:textId="77777777" w:rsidTr="009A4D2C">
        <w:tc>
          <w:tcPr>
            <w:tcW w:w="0" w:type="auto"/>
          </w:tcPr>
          <w:p w14:paraId="73823126" w14:textId="77777777" w:rsidR="00F76A77" w:rsidRPr="00E8787F" w:rsidRDefault="00F76A77" w:rsidP="009A4D2C">
            <w:pPr>
              <w:jc w:val="center"/>
              <w:rPr>
                <w:moveTo w:id="989" w:author="Archer, Althea A" w:date="2021-03-22T13:22:00Z"/>
                <w:b/>
                <w:bCs/>
              </w:rPr>
            </w:pPr>
            <w:moveTo w:id="990" w:author="Archer, Althea A" w:date="2021-03-22T13:22:00Z">
              <w:r w:rsidRPr="00E8787F">
                <w:rPr>
                  <w:b/>
                  <w:bCs/>
                </w:rPr>
                <w:t>Burrowing Owl</w:t>
              </w:r>
            </w:moveTo>
          </w:p>
        </w:tc>
        <w:tc>
          <w:tcPr>
            <w:tcW w:w="0" w:type="auto"/>
          </w:tcPr>
          <w:p w14:paraId="64A483BA" w14:textId="77777777" w:rsidR="00F76A77" w:rsidRDefault="00F76A77" w:rsidP="009A4D2C">
            <w:pPr>
              <w:jc w:val="center"/>
              <w:rPr>
                <w:moveTo w:id="991" w:author="Archer, Althea A" w:date="2021-03-22T13:22:00Z"/>
              </w:rPr>
            </w:pPr>
            <w:moveTo w:id="992" w:author="Archer, Althea A" w:date="2021-03-22T13:22:00Z">
              <w:r>
                <w:t>0</w:t>
              </w:r>
            </w:moveTo>
          </w:p>
        </w:tc>
        <w:tc>
          <w:tcPr>
            <w:tcW w:w="0" w:type="auto"/>
          </w:tcPr>
          <w:p w14:paraId="165E5967" w14:textId="77777777" w:rsidR="00F76A77" w:rsidRDefault="00F76A77" w:rsidP="009A4D2C">
            <w:pPr>
              <w:jc w:val="center"/>
              <w:rPr>
                <w:moveTo w:id="993" w:author="Archer, Althea A" w:date="2021-03-22T13:22:00Z"/>
              </w:rPr>
            </w:pPr>
            <w:moveTo w:id="994" w:author="Archer, Althea A" w:date="2021-03-22T13:22:00Z">
              <w:r>
                <w:t>0</w:t>
              </w:r>
            </w:moveTo>
          </w:p>
        </w:tc>
        <w:tc>
          <w:tcPr>
            <w:tcW w:w="0" w:type="auto"/>
          </w:tcPr>
          <w:p w14:paraId="3C988E4C" w14:textId="77777777" w:rsidR="00F76A77" w:rsidRDefault="00F76A77" w:rsidP="009A4D2C">
            <w:pPr>
              <w:jc w:val="center"/>
              <w:rPr>
                <w:moveTo w:id="995" w:author="Archer, Althea A" w:date="2021-03-22T13:22:00Z"/>
              </w:rPr>
            </w:pPr>
            <w:moveTo w:id="996" w:author="Archer, Althea A" w:date="2021-03-22T13:22:00Z">
              <w:r>
                <w:t>0</w:t>
              </w:r>
            </w:moveTo>
          </w:p>
        </w:tc>
        <w:tc>
          <w:tcPr>
            <w:tcW w:w="0" w:type="auto"/>
          </w:tcPr>
          <w:p w14:paraId="4397D732" w14:textId="77777777" w:rsidR="00F76A77" w:rsidRDefault="00F76A77" w:rsidP="009A4D2C">
            <w:pPr>
              <w:jc w:val="center"/>
              <w:rPr>
                <w:moveTo w:id="997" w:author="Archer, Althea A" w:date="2021-03-22T13:22:00Z"/>
              </w:rPr>
            </w:pPr>
            <w:moveTo w:id="998" w:author="Archer, Althea A" w:date="2021-03-22T13:22:00Z">
              <w:r>
                <w:t>0</w:t>
              </w:r>
            </w:moveTo>
          </w:p>
        </w:tc>
        <w:tc>
          <w:tcPr>
            <w:tcW w:w="0" w:type="auto"/>
          </w:tcPr>
          <w:p w14:paraId="33276DFC" w14:textId="77777777" w:rsidR="00F76A77" w:rsidRDefault="00F76A77" w:rsidP="009A4D2C">
            <w:pPr>
              <w:jc w:val="center"/>
              <w:rPr>
                <w:moveTo w:id="999" w:author="Archer, Althea A" w:date="2021-03-22T13:22:00Z"/>
              </w:rPr>
            </w:pPr>
            <w:moveTo w:id="1000" w:author="Archer, Althea A" w:date="2021-03-22T13:22:00Z">
              <w:r>
                <w:t>0</w:t>
              </w:r>
            </w:moveTo>
          </w:p>
        </w:tc>
        <w:tc>
          <w:tcPr>
            <w:tcW w:w="0" w:type="auto"/>
          </w:tcPr>
          <w:p w14:paraId="0AB327B4" w14:textId="77777777" w:rsidR="00F76A77" w:rsidRDefault="00F76A77" w:rsidP="009A4D2C">
            <w:pPr>
              <w:jc w:val="center"/>
              <w:rPr>
                <w:moveTo w:id="1001" w:author="Archer, Althea A" w:date="2021-03-22T13:22:00Z"/>
              </w:rPr>
            </w:pPr>
            <w:moveTo w:id="1002" w:author="Archer, Althea A" w:date="2021-03-22T13:22:00Z">
              <w:r>
                <w:t>0</w:t>
              </w:r>
            </w:moveTo>
          </w:p>
        </w:tc>
      </w:tr>
      <w:tr w:rsidR="00F76A77" w14:paraId="0DC3F535" w14:textId="77777777" w:rsidTr="009A4D2C">
        <w:tc>
          <w:tcPr>
            <w:tcW w:w="0" w:type="auto"/>
          </w:tcPr>
          <w:p w14:paraId="20A54509" w14:textId="77777777" w:rsidR="00F76A77" w:rsidRDefault="00F76A77" w:rsidP="009A4D2C">
            <w:pPr>
              <w:jc w:val="center"/>
              <w:rPr>
                <w:moveTo w:id="1003" w:author="Archer, Althea A" w:date="2021-03-22T13:22:00Z"/>
              </w:rPr>
            </w:pPr>
            <w:moveTo w:id="1004" w:author="Archer, Althea A" w:date="2021-03-22T13:22:00Z">
              <w:r>
                <w:t>(</w:t>
              </w:r>
              <w:r w:rsidRPr="00E8787F">
                <w:rPr>
                  <w:i/>
                  <w:iCs/>
                </w:rPr>
                <w:t xml:space="preserve">Athene </w:t>
              </w:r>
              <w:proofErr w:type="spellStart"/>
              <w:r w:rsidRPr="00E8787F">
                <w:rPr>
                  <w:i/>
                  <w:iCs/>
                </w:rPr>
                <w:t>cunicularia</w:t>
              </w:r>
              <w:proofErr w:type="spellEnd"/>
              <w:r>
                <w:t>)</w:t>
              </w:r>
            </w:moveTo>
          </w:p>
        </w:tc>
        <w:tc>
          <w:tcPr>
            <w:tcW w:w="0" w:type="auto"/>
          </w:tcPr>
          <w:p w14:paraId="7F563BCA" w14:textId="77777777" w:rsidR="00F76A77" w:rsidRDefault="00F76A77" w:rsidP="009A4D2C">
            <w:pPr>
              <w:rPr>
                <w:moveTo w:id="1005" w:author="Archer, Althea A" w:date="2021-03-22T13:22:00Z"/>
              </w:rPr>
            </w:pPr>
          </w:p>
        </w:tc>
        <w:tc>
          <w:tcPr>
            <w:tcW w:w="0" w:type="auto"/>
          </w:tcPr>
          <w:p w14:paraId="2A40A633" w14:textId="77777777" w:rsidR="00F76A77" w:rsidRDefault="00F76A77" w:rsidP="009A4D2C">
            <w:pPr>
              <w:rPr>
                <w:moveTo w:id="1006" w:author="Archer, Althea A" w:date="2021-03-22T13:22:00Z"/>
              </w:rPr>
            </w:pPr>
          </w:p>
        </w:tc>
        <w:tc>
          <w:tcPr>
            <w:tcW w:w="0" w:type="auto"/>
          </w:tcPr>
          <w:p w14:paraId="0D34C913" w14:textId="77777777" w:rsidR="00F76A77" w:rsidRDefault="00F76A77" w:rsidP="009A4D2C">
            <w:pPr>
              <w:rPr>
                <w:moveTo w:id="1007" w:author="Archer, Althea A" w:date="2021-03-22T13:22:00Z"/>
              </w:rPr>
            </w:pPr>
          </w:p>
        </w:tc>
        <w:tc>
          <w:tcPr>
            <w:tcW w:w="0" w:type="auto"/>
          </w:tcPr>
          <w:p w14:paraId="3D128983" w14:textId="77777777" w:rsidR="00F76A77" w:rsidRDefault="00F76A77" w:rsidP="009A4D2C">
            <w:pPr>
              <w:rPr>
                <w:moveTo w:id="1008" w:author="Archer, Althea A" w:date="2021-03-22T13:22:00Z"/>
              </w:rPr>
            </w:pPr>
          </w:p>
        </w:tc>
        <w:tc>
          <w:tcPr>
            <w:tcW w:w="0" w:type="auto"/>
          </w:tcPr>
          <w:p w14:paraId="0B32357E" w14:textId="77777777" w:rsidR="00F76A77" w:rsidRDefault="00F76A77" w:rsidP="009A4D2C">
            <w:pPr>
              <w:rPr>
                <w:moveTo w:id="1009" w:author="Archer, Althea A" w:date="2021-03-22T13:22:00Z"/>
              </w:rPr>
            </w:pPr>
          </w:p>
        </w:tc>
        <w:tc>
          <w:tcPr>
            <w:tcW w:w="0" w:type="auto"/>
          </w:tcPr>
          <w:p w14:paraId="203AE084" w14:textId="77777777" w:rsidR="00F76A77" w:rsidRDefault="00F76A77" w:rsidP="009A4D2C">
            <w:pPr>
              <w:rPr>
                <w:moveTo w:id="1010" w:author="Archer, Althea A" w:date="2021-03-22T13:22:00Z"/>
              </w:rPr>
            </w:pPr>
          </w:p>
        </w:tc>
      </w:tr>
      <w:tr w:rsidR="00F76A77" w14:paraId="2F6F5F0F" w14:textId="77777777" w:rsidTr="009A4D2C">
        <w:tc>
          <w:tcPr>
            <w:tcW w:w="0" w:type="auto"/>
          </w:tcPr>
          <w:p w14:paraId="31A2B025" w14:textId="77777777" w:rsidR="00F76A77" w:rsidRPr="00E8787F" w:rsidRDefault="00F76A77" w:rsidP="009A4D2C">
            <w:pPr>
              <w:jc w:val="center"/>
              <w:rPr>
                <w:moveTo w:id="1011" w:author="Archer, Althea A" w:date="2021-03-22T13:22:00Z"/>
                <w:b/>
                <w:bCs/>
              </w:rPr>
            </w:pPr>
            <w:moveTo w:id="1012" w:author="Archer, Althea A" w:date="2021-03-22T13:22:00Z">
              <w:r w:rsidRPr="00E8787F">
                <w:rPr>
                  <w:b/>
                  <w:bCs/>
                </w:rPr>
                <w:t>Mottled Owl</w:t>
              </w:r>
            </w:moveTo>
          </w:p>
        </w:tc>
        <w:tc>
          <w:tcPr>
            <w:tcW w:w="0" w:type="auto"/>
          </w:tcPr>
          <w:p w14:paraId="494C56A1" w14:textId="77777777" w:rsidR="00F76A77" w:rsidRDefault="00F76A77" w:rsidP="009A4D2C">
            <w:pPr>
              <w:jc w:val="center"/>
              <w:rPr>
                <w:moveTo w:id="1013" w:author="Archer, Althea A" w:date="2021-03-22T13:22:00Z"/>
              </w:rPr>
            </w:pPr>
            <w:moveTo w:id="1014" w:author="Archer, Althea A" w:date="2021-03-22T13:22:00Z">
              <w:r>
                <w:t>214</w:t>
              </w:r>
            </w:moveTo>
          </w:p>
        </w:tc>
        <w:tc>
          <w:tcPr>
            <w:tcW w:w="0" w:type="auto"/>
          </w:tcPr>
          <w:p w14:paraId="10A43A81" w14:textId="77777777" w:rsidR="00F76A77" w:rsidRDefault="00F76A77" w:rsidP="009A4D2C">
            <w:pPr>
              <w:jc w:val="center"/>
              <w:rPr>
                <w:moveTo w:id="1015" w:author="Archer, Althea A" w:date="2021-03-22T13:22:00Z"/>
              </w:rPr>
            </w:pPr>
            <w:moveTo w:id="1016" w:author="Archer, Althea A" w:date="2021-03-22T13:22:00Z">
              <w:r>
                <w:t>117</w:t>
              </w:r>
            </w:moveTo>
          </w:p>
        </w:tc>
        <w:tc>
          <w:tcPr>
            <w:tcW w:w="0" w:type="auto"/>
          </w:tcPr>
          <w:p w14:paraId="07651C71" w14:textId="77777777" w:rsidR="00F76A77" w:rsidRDefault="00F76A77" w:rsidP="009A4D2C">
            <w:pPr>
              <w:jc w:val="center"/>
              <w:rPr>
                <w:moveTo w:id="1017" w:author="Archer, Althea A" w:date="2021-03-22T13:22:00Z"/>
              </w:rPr>
            </w:pPr>
            <w:moveTo w:id="1018" w:author="Archer, Althea A" w:date="2021-03-22T13:22:00Z">
              <w:r>
                <w:t>1</w:t>
              </w:r>
            </w:moveTo>
          </w:p>
        </w:tc>
        <w:tc>
          <w:tcPr>
            <w:tcW w:w="0" w:type="auto"/>
          </w:tcPr>
          <w:p w14:paraId="4D00C9A8" w14:textId="77777777" w:rsidR="00F76A77" w:rsidRDefault="00F76A77" w:rsidP="009A4D2C">
            <w:pPr>
              <w:jc w:val="center"/>
              <w:rPr>
                <w:moveTo w:id="1019" w:author="Archer, Althea A" w:date="2021-03-22T13:22:00Z"/>
              </w:rPr>
            </w:pPr>
            <w:moveTo w:id="1020" w:author="Archer, Althea A" w:date="2021-03-22T13:22:00Z">
              <w:r>
                <w:t>22</w:t>
              </w:r>
            </w:moveTo>
          </w:p>
        </w:tc>
        <w:tc>
          <w:tcPr>
            <w:tcW w:w="0" w:type="auto"/>
          </w:tcPr>
          <w:p w14:paraId="32450B1F" w14:textId="77777777" w:rsidR="00F76A77" w:rsidRDefault="00F76A77" w:rsidP="009A4D2C">
            <w:pPr>
              <w:jc w:val="center"/>
              <w:rPr>
                <w:moveTo w:id="1021" w:author="Archer, Althea A" w:date="2021-03-22T13:22:00Z"/>
              </w:rPr>
            </w:pPr>
            <w:moveTo w:id="1022" w:author="Archer, Althea A" w:date="2021-03-22T13:22:00Z">
              <w:r>
                <w:t>62</w:t>
              </w:r>
            </w:moveTo>
          </w:p>
        </w:tc>
        <w:tc>
          <w:tcPr>
            <w:tcW w:w="0" w:type="auto"/>
          </w:tcPr>
          <w:p w14:paraId="1DC87CFB" w14:textId="77777777" w:rsidR="00F76A77" w:rsidRDefault="00F76A77" w:rsidP="009A4D2C">
            <w:pPr>
              <w:jc w:val="center"/>
              <w:rPr>
                <w:moveTo w:id="1023" w:author="Archer, Althea A" w:date="2021-03-22T13:22:00Z"/>
              </w:rPr>
            </w:pPr>
            <w:moveTo w:id="1024" w:author="Archer, Althea A" w:date="2021-03-22T13:22:00Z">
              <w:r>
                <w:t>114</w:t>
              </w:r>
            </w:moveTo>
          </w:p>
        </w:tc>
      </w:tr>
      <w:tr w:rsidR="00F76A77" w14:paraId="75ECBAE7" w14:textId="77777777" w:rsidTr="009A4D2C">
        <w:tc>
          <w:tcPr>
            <w:tcW w:w="0" w:type="auto"/>
          </w:tcPr>
          <w:p w14:paraId="5E9E8CED" w14:textId="02A2F8A3" w:rsidR="00F76A77" w:rsidRDefault="00F76A77" w:rsidP="009A4D2C">
            <w:pPr>
              <w:jc w:val="center"/>
              <w:rPr>
                <w:moveTo w:id="1025" w:author="Archer, Althea A" w:date="2021-03-22T13:22:00Z"/>
              </w:rPr>
            </w:pPr>
            <w:moveTo w:id="1026" w:author="Archer, Althea A" w:date="2021-03-22T13:22:00Z">
              <w:r>
                <w:lastRenderedPageBreak/>
                <w:t>(</w:t>
              </w:r>
              <w:proofErr w:type="spellStart"/>
              <w:r w:rsidRPr="00E8787F">
                <w:rPr>
                  <w:i/>
                  <w:iCs/>
                </w:rPr>
                <w:t>Ciccaba</w:t>
              </w:r>
              <w:proofErr w:type="spellEnd"/>
              <w:r w:rsidRPr="00E8787F">
                <w:rPr>
                  <w:i/>
                  <w:iCs/>
                </w:rPr>
                <w:t xml:space="preserve"> </w:t>
              </w:r>
              <w:proofErr w:type="gramStart"/>
              <w:r w:rsidRPr="00E8787F">
                <w:rPr>
                  <w:i/>
                  <w:iCs/>
                </w:rPr>
                <w:t>virgata</w:t>
              </w:r>
              <w:r>
                <w:t>)</w:t>
              </w:r>
            </w:moveTo>
            <w:ins w:id="1027" w:author="Archer, Althea A" w:date="2021-03-22T14:34:00Z">
              <w:r w:rsidR="004B12D2" w:rsidRPr="009A4D2C">
                <w:rPr>
                  <w:vertAlign w:val="superscript"/>
                </w:rPr>
                <w:t>a</w:t>
              </w:r>
            </w:ins>
            <w:proofErr w:type="gramEnd"/>
            <w:moveTo w:id="1028" w:author="Archer, Althea A" w:date="2021-03-22T13:22:00Z">
              <w:del w:id="1029" w:author="Archer, Althea A" w:date="2021-03-22T14:34:00Z">
                <w:r w:rsidDel="004B12D2">
                  <w:delText>***</w:delText>
                </w:r>
              </w:del>
            </w:moveTo>
          </w:p>
        </w:tc>
        <w:tc>
          <w:tcPr>
            <w:tcW w:w="0" w:type="auto"/>
          </w:tcPr>
          <w:p w14:paraId="03914F12" w14:textId="77777777" w:rsidR="00F76A77" w:rsidRDefault="00F76A77" w:rsidP="009A4D2C">
            <w:pPr>
              <w:rPr>
                <w:moveTo w:id="1030" w:author="Archer, Althea A" w:date="2021-03-22T13:22:00Z"/>
              </w:rPr>
            </w:pPr>
          </w:p>
        </w:tc>
        <w:tc>
          <w:tcPr>
            <w:tcW w:w="0" w:type="auto"/>
          </w:tcPr>
          <w:p w14:paraId="78931963" w14:textId="77777777" w:rsidR="00F76A77" w:rsidRDefault="00F76A77" w:rsidP="009A4D2C">
            <w:pPr>
              <w:rPr>
                <w:moveTo w:id="1031" w:author="Archer, Althea A" w:date="2021-03-22T13:22:00Z"/>
              </w:rPr>
            </w:pPr>
          </w:p>
        </w:tc>
        <w:tc>
          <w:tcPr>
            <w:tcW w:w="0" w:type="auto"/>
          </w:tcPr>
          <w:p w14:paraId="3E41DF7B" w14:textId="77777777" w:rsidR="00F76A77" w:rsidRDefault="00F76A77" w:rsidP="009A4D2C">
            <w:pPr>
              <w:rPr>
                <w:moveTo w:id="1032" w:author="Archer, Althea A" w:date="2021-03-22T13:22:00Z"/>
              </w:rPr>
            </w:pPr>
          </w:p>
        </w:tc>
        <w:tc>
          <w:tcPr>
            <w:tcW w:w="0" w:type="auto"/>
          </w:tcPr>
          <w:p w14:paraId="0027368C" w14:textId="77777777" w:rsidR="00F76A77" w:rsidRDefault="00F76A77" w:rsidP="009A4D2C">
            <w:pPr>
              <w:rPr>
                <w:moveTo w:id="1033" w:author="Archer, Althea A" w:date="2021-03-22T13:22:00Z"/>
              </w:rPr>
            </w:pPr>
          </w:p>
        </w:tc>
        <w:tc>
          <w:tcPr>
            <w:tcW w:w="0" w:type="auto"/>
          </w:tcPr>
          <w:p w14:paraId="7B64498F" w14:textId="77777777" w:rsidR="00F76A77" w:rsidRDefault="00F76A77" w:rsidP="009A4D2C">
            <w:pPr>
              <w:rPr>
                <w:moveTo w:id="1034" w:author="Archer, Althea A" w:date="2021-03-22T13:22:00Z"/>
              </w:rPr>
            </w:pPr>
          </w:p>
        </w:tc>
        <w:tc>
          <w:tcPr>
            <w:tcW w:w="0" w:type="auto"/>
          </w:tcPr>
          <w:p w14:paraId="5166F5B3" w14:textId="77777777" w:rsidR="00F76A77" w:rsidRDefault="00F76A77" w:rsidP="009A4D2C">
            <w:pPr>
              <w:rPr>
                <w:moveTo w:id="1035" w:author="Archer, Althea A" w:date="2021-03-22T13:22:00Z"/>
              </w:rPr>
            </w:pPr>
          </w:p>
        </w:tc>
      </w:tr>
      <w:tr w:rsidR="00F76A77" w14:paraId="3135EE11" w14:textId="77777777" w:rsidTr="009A4D2C">
        <w:tc>
          <w:tcPr>
            <w:tcW w:w="0" w:type="auto"/>
          </w:tcPr>
          <w:p w14:paraId="15CB18D2" w14:textId="34007BC2" w:rsidR="00F76A77" w:rsidRDefault="00F76A77" w:rsidP="009A4D2C">
            <w:pPr>
              <w:jc w:val="center"/>
              <w:rPr>
                <w:moveTo w:id="1036" w:author="Archer, Althea A" w:date="2021-03-22T13:22:00Z"/>
              </w:rPr>
            </w:pPr>
            <w:moveTo w:id="1037" w:author="Archer, Althea A" w:date="2021-03-22T13:22:00Z">
              <w:r w:rsidRPr="00E8787F">
                <w:rPr>
                  <w:b/>
                  <w:bCs/>
                </w:rPr>
                <w:t xml:space="preserve">Black-and-white </w:t>
              </w:r>
              <w:proofErr w:type="spellStart"/>
              <w:r w:rsidRPr="00E8787F">
                <w:rPr>
                  <w:b/>
                  <w:bCs/>
                </w:rPr>
                <w:t>Owl</w:t>
              </w:r>
            </w:moveTo>
            <w:ins w:id="1038" w:author="Archer, Althea A" w:date="2021-03-22T14:35:00Z">
              <w:r w:rsidR="004B12D2">
                <w:rPr>
                  <w:vertAlign w:val="superscript"/>
                </w:rPr>
                <w:t>c</w:t>
              </w:r>
            </w:ins>
            <w:proofErr w:type="spellEnd"/>
            <w:moveTo w:id="1039" w:author="Archer, Althea A" w:date="2021-03-22T13:22:00Z">
              <w:del w:id="1040" w:author="Archer, Althea A" w:date="2021-03-22T14:35:00Z">
                <w:r w:rsidDel="004B12D2">
                  <w:delText>**</w:delText>
                </w:r>
              </w:del>
            </w:moveTo>
          </w:p>
        </w:tc>
        <w:tc>
          <w:tcPr>
            <w:tcW w:w="0" w:type="auto"/>
          </w:tcPr>
          <w:p w14:paraId="2B83EF28" w14:textId="77777777" w:rsidR="00F76A77" w:rsidRDefault="00F76A77" w:rsidP="009A4D2C">
            <w:pPr>
              <w:jc w:val="center"/>
              <w:rPr>
                <w:moveTo w:id="1041" w:author="Archer, Althea A" w:date="2021-03-22T13:22:00Z"/>
              </w:rPr>
            </w:pPr>
            <w:moveTo w:id="1042" w:author="Archer, Althea A" w:date="2021-03-22T13:22:00Z">
              <w:r>
                <w:t>0</w:t>
              </w:r>
            </w:moveTo>
          </w:p>
        </w:tc>
        <w:tc>
          <w:tcPr>
            <w:tcW w:w="0" w:type="auto"/>
          </w:tcPr>
          <w:p w14:paraId="7F7A9437" w14:textId="77777777" w:rsidR="00F76A77" w:rsidRDefault="00F76A77" w:rsidP="009A4D2C">
            <w:pPr>
              <w:jc w:val="center"/>
              <w:rPr>
                <w:moveTo w:id="1043" w:author="Archer, Althea A" w:date="2021-03-22T13:22:00Z"/>
              </w:rPr>
            </w:pPr>
            <w:moveTo w:id="1044" w:author="Archer, Althea A" w:date="2021-03-22T13:22:00Z">
              <w:r>
                <w:t>0</w:t>
              </w:r>
            </w:moveTo>
          </w:p>
        </w:tc>
        <w:tc>
          <w:tcPr>
            <w:tcW w:w="0" w:type="auto"/>
          </w:tcPr>
          <w:p w14:paraId="1C94F526" w14:textId="77777777" w:rsidR="00F76A77" w:rsidRDefault="00F76A77" w:rsidP="009A4D2C">
            <w:pPr>
              <w:jc w:val="center"/>
              <w:rPr>
                <w:moveTo w:id="1045" w:author="Archer, Althea A" w:date="2021-03-22T13:22:00Z"/>
              </w:rPr>
            </w:pPr>
            <w:moveTo w:id="1046" w:author="Archer, Althea A" w:date="2021-03-22T13:22:00Z">
              <w:r>
                <w:t>0</w:t>
              </w:r>
            </w:moveTo>
          </w:p>
        </w:tc>
        <w:tc>
          <w:tcPr>
            <w:tcW w:w="0" w:type="auto"/>
          </w:tcPr>
          <w:p w14:paraId="198D6D54" w14:textId="77777777" w:rsidR="00F76A77" w:rsidRDefault="00F76A77" w:rsidP="009A4D2C">
            <w:pPr>
              <w:jc w:val="center"/>
              <w:rPr>
                <w:moveTo w:id="1047" w:author="Archer, Althea A" w:date="2021-03-22T13:22:00Z"/>
              </w:rPr>
            </w:pPr>
            <w:moveTo w:id="1048" w:author="Archer, Althea A" w:date="2021-03-22T13:22:00Z">
              <w:r>
                <w:t>0</w:t>
              </w:r>
            </w:moveTo>
          </w:p>
        </w:tc>
        <w:tc>
          <w:tcPr>
            <w:tcW w:w="0" w:type="auto"/>
          </w:tcPr>
          <w:p w14:paraId="61A7DDAB" w14:textId="77777777" w:rsidR="00F76A77" w:rsidRDefault="00F76A77" w:rsidP="009A4D2C">
            <w:pPr>
              <w:jc w:val="center"/>
              <w:rPr>
                <w:moveTo w:id="1049" w:author="Archer, Althea A" w:date="2021-03-22T13:22:00Z"/>
              </w:rPr>
            </w:pPr>
            <w:moveTo w:id="1050" w:author="Archer, Althea A" w:date="2021-03-22T13:22:00Z">
              <w:r>
                <w:t>0</w:t>
              </w:r>
            </w:moveTo>
          </w:p>
        </w:tc>
        <w:tc>
          <w:tcPr>
            <w:tcW w:w="0" w:type="auto"/>
          </w:tcPr>
          <w:p w14:paraId="7FEFE520" w14:textId="77777777" w:rsidR="00F76A77" w:rsidRDefault="00F76A77" w:rsidP="009A4D2C">
            <w:pPr>
              <w:jc w:val="center"/>
              <w:rPr>
                <w:moveTo w:id="1051" w:author="Archer, Althea A" w:date="2021-03-22T13:22:00Z"/>
              </w:rPr>
            </w:pPr>
            <w:moveTo w:id="1052" w:author="Archer, Althea A" w:date="2021-03-22T13:22:00Z">
              <w:r>
                <w:t>0</w:t>
              </w:r>
            </w:moveTo>
          </w:p>
        </w:tc>
      </w:tr>
      <w:tr w:rsidR="00F76A77" w14:paraId="6774AF3D" w14:textId="77777777" w:rsidTr="009A4D2C">
        <w:tc>
          <w:tcPr>
            <w:tcW w:w="0" w:type="auto"/>
          </w:tcPr>
          <w:p w14:paraId="7CFADC50" w14:textId="77777777" w:rsidR="00F76A77" w:rsidRDefault="00F76A77" w:rsidP="009A4D2C">
            <w:pPr>
              <w:jc w:val="center"/>
              <w:rPr>
                <w:moveTo w:id="1053" w:author="Archer, Althea A" w:date="2021-03-22T13:22:00Z"/>
              </w:rPr>
            </w:pPr>
            <w:moveTo w:id="1054" w:author="Archer, Althea A" w:date="2021-03-22T13:22:00Z">
              <w:r>
                <w:t>(</w:t>
              </w:r>
              <w:proofErr w:type="spellStart"/>
              <w:r w:rsidRPr="00E8787F">
                <w:rPr>
                  <w:i/>
                  <w:iCs/>
                </w:rPr>
                <w:t>Ciccaba</w:t>
              </w:r>
              <w:proofErr w:type="spellEnd"/>
              <w:r w:rsidRPr="00E8787F">
                <w:rPr>
                  <w:i/>
                  <w:iCs/>
                </w:rPr>
                <w:t xml:space="preserve"> </w:t>
              </w:r>
              <w:proofErr w:type="spellStart"/>
              <w:r w:rsidRPr="00E8787F">
                <w:rPr>
                  <w:i/>
                  <w:iCs/>
                </w:rPr>
                <w:t>nigrolineata</w:t>
              </w:r>
              <w:proofErr w:type="spellEnd"/>
              <w:r>
                <w:t>)</w:t>
              </w:r>
            </w:moveTo>
          </w:p>
        </w:tc>
        <w:tc>
          <w:tcPr>
            <w:tcW w:w="0" w:type="auto"/>
          </w:tcPr>
          <w:p w14:paraId="3EE2D69C" w14:textId="77777777" w:rsidR="00F76A77" w:rsidRDefault="00F76A77" w:rsidP="009A4D2C">
            <w:pPr>
              <w:rPr>
                <w:moveTo w:id="1055" w:author="Archer, Althea A" w:date="2021-03-22T13:22:00Z"/>
              </w:rPr>
            </w:pPr>
          </w:p>
        </w:tc>
        <w:tc>
          <w:tcPr>
            <w:tcW w:w="0" w:type="auto"/>
          </w:tcPr>
          <w:p w14:paraId="1F4FE7BB" w14:textId="77777777" w:rsidR="00F76A77" w:rsidRDefault="00F76A77" w:rsidP="009A4D2C">
            <w:pPr>
              <w:rPr>
                <w:moveTo w:id="1056" w:author="Archer, Althea A" w:date="2021-03-22T13:22:00Z"/>
              </w:rPr>
            </w:pPr>
          </w:p>
        </w:tc>
        <w:tc>
          <w:tcPr>
            <w:tcW w:w="0" w:type="auto"/>
          </w:tcPr>
          <w:p w14:paraId="5779A83B" w14:textId="77777777" w:rsidR="00F76A77" w:rsidRDefault="00F76A77" w:rsidP="009A4D2C">
            <w:pPr>
              <w:rPr>
                <w:moveTo w:id="1057" w:author="Archer, Althea A" w:date="2021-03-22T13:22:00Z"/>
              </w:rPr>
            </w:pPr>
          </w:p>
        </w:tc>
        <w:tc>
          <w:tcPr>
            <w:tcW w:w="0" w:type="auto"/>
          </w:tcPr>
          <w:p w14:paraId="7137BB38" w14:textId="77777777" w:rsidR="00F76A77" w:rsidRDefault="00F76A77" w:rsidP="009A4D2C">
            <w:pPr>
              <w:rPr>
                <w:moveTo w:id="1058" w:author="Archer, Althea A" w:date="2021-03-22T13:22:00Z"/>
              </w:rPr>
            </w:pPr>
          </w:p>
        </w:tc>
        <w:tc>
          <w:tcPr>
            <w:tcW w:w="0" w:type="auto"/>
          </w:tcPr>
          <w:p w14:paraId="021640BE" w14:textId="77777777" w:rsidR="00F76A77" w:rsidRDefault="00F76A77" w:rsidP="009A4D2C">
            <w:pPr>
              <w:rPr>
                <w:moveTo w:id="1059" w:author="Archer, Althea A" w:date="2021-03-22T13:22:00Z"/>
              </w:rPr>
            </w:pPr>
          </w:p>
        </w:tc>
        <w:tc>
          <w:tcPr>
            <w:tcW w:w="0" w:type="auto"/>
          </w:tcPr>
          <w:p w14:paraId="2ABE73FE" w14:textId="77777777" w:rsidR="00F76A77" w:rsidRDefault="00F76A77" w:rsidP="009A4D2C">
            <w:pPr>
              <w:rPr>
                <w:moveTo w:id="1060" w:author="Archer, Althea A" w:date="2021-03-22T13:22:00Z"/>
              </w:rPr>
            </w:pPr>
          </w:p>
        </w:tc>
      </w:tr>
      <w:tr w:rsidR="00F76A77" w14:paraId="1F959423" w14:textId="77777777" w:rsidTr="009A4D2C">
        <w:tc>
          <w:tcPr>
            <w:tcW w:w="0" w:type="auto"/>
          </w:tcPr>
          <w:p w14:paraId="0273B172" w14:textId="1198891C" w:rsidR="00F76A77" w:rsidRDefault="00F76A77" w:rsidP="009A4D2C">
            <w:pPr>
              <w:jc w:val="center"/>
              <w:rPr>
                <w:moveTo w:id="1061" w:author="Archer, Althea A" w:date="2021-03-22T13:22:00Z"/>
              </w:rPr>
            </w:pPr>
            <w:moveTo w:id="1062" w:author="Archer, Althea A" w:date="2021-03-22T13:22:00Z">
              <w:r w:rsidRPr="00E8787F">
                <w:rPr>
                  <w:b/>
                  <w:bCs/>
                </w:rPr>
                <w:t xml:space="preserve">Fulvous </w:t>
              </w:r>
              <w:proofErr w:type="spellStart"/>
              <w:r w:rsidRPr="00E8787F">
                <w:rPr>
                  <w:b/>
                  <w:bCs/>
                </w:rPr>
                <w:t>Owl</w:t>
              </w:r>
            </w:moveTo>
            <w:ins w:id="1063" w:author="Archer, Althea A" w:date="2021-03-22T14:35:00Z">
              <w:r w:rsidR="004B12D2">
                <w:rPr>
                  <w:vertAlign w:val="superscript"/>
                </w:rPr>
                <w:t>c</w:t>
              </w:r>
            </w:ins>
            <w:proofErr w:type="spellEnd"/>
            <w:moveTo w:id="1064" w:author="Archer, Althea A" w:date="2021-03-22T13:22:00Z">
              <w:del w:id="1065" w:author="Archer, Althea A" w:date="2021-03-22T14:35:00Z">
                <w:r w:rsidDel="004B12D2">
                  <w:delText>**</w:delText>
                </w:r>
              </w:del>
            </w:moveTo>
          </w:p>
        </w:tc>
        <w:tc>
          <w:tcPr>
            <w:tcW w:w="0" w:type="auto"/>
          </w:tcPr>
          <w:p w14:paraId="2B6B26AD" w14:textId="77777777" w:rsidR="00F76A77" w:rsidRDefault="00F76A77" w:rsidP="009A4D2C">
            <w:pPr>
              <w:jc w:val="center"/>
              <w:rPr>
                <w:moveTo w:id="1066" w:author="Archer, Althea A" w:date="2021-03-22T13:22:00Z"/>
              </w:rPr>
            </w:pPr>
            <w:moveTo w:id="1067" w:author="Archer, Althea A" w:date="2021-03-22T13:22:00Z">
              <w:r>
                <w:t>0</w:t>
              </w:r>
            </w:moveTo>
          </w:p>
        </w:tc>
        <w:tc>
          <w:tcPr>
            <w:tcW w:w="0" w:type="auto"/>
          </w:tcPr>
          <w:p w14:paraId="48B78088" w14:textId="77777777" w:rsidR="00F76A77" w:rsidRDefault="00F76A77" w:rsidP="009A4D2C">
            <w:pPr>
              <w:jc w:val="center"/>
              <w:rPr>
                <w:moveTo w:id="1068" w:author="Archer, Althea A" w:date="2021-03-22T13:22:00Z"/>
              </w:rPr>
            </w:pPr>
            <w:moveTo w:id="1069" w:author="Archer, Althea A" w:date="2021-03-22T13:22:00Z">
              <w:r>
                <w:t>0</w:t>
              </w:r>
            </w:moveTo>
          </w:p>
        </w:tc>
        <w:tc>
          <w:tcPr>
            <w:tcW w:w="0" w:type="auto"/>
          </w:tcPr>
          <w:p w14:paraId="42CACF67" w14:textId="77777777" w:rsidR="00F76A77" w:rsidRDefault="00F76A77" w:rsidP="009A4D2C">
            <w:pPr>
              <w:jc w:val="center"/>
              <w:rPr>
                <w:moveTo w:id="1070" w:author="Archer, Althea A" w:date="2021-03-22T13:22:00Z"/>
              </w:rPr>
            </w:pPr>
            <w:moveTo w:id="1071" w:author="Archer, Althea A" w:date="2021-03-22T13:22:00Z">
              <w:r>
                <w:t>17</w:t>
              </w:r>
            </w:moveTo>
          </w:p>
        </w:tc>
        <w:tc>
          <w:tcPr>
            <w:tcW w:w="0" w:type="auto"/>
          </w:tcPr>
          <w:p w14:paraId="79836EC4" w14:textId="77777777" w:rsidR="00F76A77" w:rsidRDefault="00F76A77" w:rsidP="009A4D2C">
            <w:pPr>
              <w:jc w:val="center"/>
              <w:rPr>
                <w:moveTo w:id="1072" w:author="Archer, Althea A" w:date="2021-03-22T13:22:00Z"/>
              </w:rPr>
            </w:pPr>
            <w:moveTo w:id="1073" w:author="Archer, Althea A" w:date="2021-03-22T13:22:00Z">
              <w:r>
                <w:t>0</w:t>
              </w:r>
            </w:moveTo>
          </w:p>
        </w:tc>
        <w:tc>
          <w:tcPr>
            <w:tcW w:w="0" w:type="auto"/>
          </w:tcPr>
          <w:p w14:paraId="423D58ED" w14:textId="77777777" w:rsidR="00F76A77" w:rsidRDefault="00F76A77" w:rsidP="009A4D2C">
            <w:pPr>
              <w:jc w:val="center"/>
              <w:rPr>
                <w:moveTo w:id="1074" w:author="Archer, Althea A" w:date="2021-03-22T13:22:00Z"/>
              </w:rPr>
            </w:pPr>
            <w:moveTo w:id="1075" w:author="Archer, Althea A" w:date="2021-03-22T13:22:00Z">
              <w:r>
                <w:t>0</w:t>
              </w:r>
            </w:moveTo>
          </w:p>
        </w:tc>
        <w:tc>
          <w:tcPr>
            <w:tcW w:w="0" w:type="auto"/>
          </w:tcPr>
          <w:p w14:paraId="46896286" w14:textId="77777777" w:rsidR="00F76A77" w:rsidRDefault="00F76A77" w:rsidP="009A4D2C">
            <w:pPr>
              <w:jc w:val="center"/>
              <w:rPr>
                <w:moveTo w:id="1076" w:author="Archer, Althea A" w:date="2021-03-22T13:22:00Z"/>
              </w:rPr>
            </w:pPr>
            <w:moveTo w:id="1077" w:author="Archer, Althea A" w:date="2021-03-22T13:22:00Z">
              <w:r>
                <w:t>0</w:t>
              </w:r>
            </w:moveTo>
          </w:p>
        </w:tc>
      </w:tr>
      <w:tr w:rsidR="00F76A77" w14:paraId="47C1FABB" w14:textId="77777777" w:rsidTr="009A4D2C">
        <w:tc>
          <w:tcPr>
            <w:tcW w:w="0" w:type="auto"/>
          </w:tcPr>
          <w:p w14:paraId="4860B3F1" w14:textId="06FC09A0" w:rsidR="00F76A77" w:rsidRDefault="00F76A77" w:rsidP="009A4D2C">
            <w:pPr>
              <w:jc w:val="center"/>
              <w:rPr>
                <w:moveTo w:id="1078" w:author="Archer, Althea A" w:date="2021-03-22T13:22:00Z"/>
              </w:rPr>
            </w:pPr>
            <w:moveTo w:id="1079" w:author="Archer, Althea A" w:date="2021-03-22T13:22:00Z">
              <w:r>
                <w:t>(</w:t>
              </w:r>
              <w:proofErr w:type="spellStart"/>
              <w:r w:rsidRPr="00E8787F">
                <w:rPr>
                  <w:i/>
                  <w:iCs/>
                </w:rPr>
                <w:t>Strix</w:t>
              </w:r>
              <w:proofErr w:type="spellEnd"/>
              <w:r w:rsidRPr="00E8787F">
                <w:rPr>
                  <w:i/>
                  <w:iCs/>
                </w:rPr>
                <w:t xml:space="preserve"> </w:t>
              </w:r>
              <w:proofErr w:type="spellStart"/>
              <w:proofErr w:type="gramStart"/>
              <w:r w:rsidRPr="00E8787F">
                <w:rPr>
                  <w:i/>
                  <w:iCs/>
                </w:rPr>
                <w:t>fulvescens</w:t>
              </w:r>
              <w:proofErr w:type="spellEnd"/>
              <w:r>
                <w:t>)</w:t>
              </w:r>
            </w:moveTo>
            <w:ins w:id="1080" w:author="Archer, Althea A" w:date="2021-03-22T14:34:00Z">
              <w:r w:rsidR="004B12D2" w:rsidRPr="009A4D2C">
                <w:rPr>
                  <w:vertAlign w:val="superscript"/>
                </w:rPr>
                <w:t>a</w:t>
              </w:r>
            </w:ins>
            <w:proofErr w:type="gramEnd"/>
            <w:moveTo w:id="1081" w:author="Archer, Althea A" w:date="2021-03-22T13:22:00Z">
              <w:del w:id="1082" w:author="Archer, Althea A" w:date="2021-03-22T14:34:00Z">
                <w:r w:rsidDel="004B12D2">
                  <w:delText>***</w:delText>
                </w:r>
              </w:del>
            </w:moveTo>
          </w:p>
        </w:tc>
        <w:tc>
          <w:tcPr>
            <w:tcW w:w="0" w:type="auto"/>
          </w:tcPr>
          <w:p w14:paraId="40E40B5A" w14:textId="77777777" w:rsidR="00F76A77" w:rsidRDefault="00F76A77" w:rsidP="009A4D2C">
            <w:pPr>
              <w:rPr>
                <w:moveTo w:id="1083" w:author="Archer, Althea A" w:date="2021-03-22T13:22:00Z"/>
              </w:rPr>
            </w:pPr>
          </w:p>
        </w:tc>
        <w:tc>
          <w:tcPr>
            <w:tcW w:w="0" w:type="auto"/>
          </w:tcPr>
          <w:p w14:paraId="07945DA1" w14:textId="77777777" w:rsidR="00F76A77" w:rsidRDefault="00F76A77" w:rsidP="009A4D2C">
            <w:pPr>
              <w:rPr>
                <w:moveTo w:id="1084" w:author="Archer, Althea A" w:date="2021-03-22T13:22:00Z"/>
              </w:rPr>
            </w:pPr>
          </w:p>
        </w:tc>
        <w:tc>
          <w:tcPr>
            <w:tcW w:w="0" w:type="auto"/>
          </w:tcPr>
          <w:p w14:paraId="61D8AC79" w14:textId="77777777" w:rsidR="00F76A77" w:rsidRDefault="00F76A77" w:rsidP="009A4D2C">
            <w:pPr>
              <w:rPr>
                <w:moveTo w:id="1085" w:author="Archer, Althea A" w:date="2021-03-22T13:22:00Z"/>
              </w:rPr>
            </w:pPr>
          </w:p>
        </w:tc>
        <w:tc>
          <w:tcPr>
            <w:tcW w:w="0" w:type="auto"/>
          </w:tcPr>
          <w:p w14:paraId="505D86A2" w14:textId="77777777" w:rsidR="00F76A77" w:rsidRDefault="00F76A77" w:rsidP="009A4D2C">
            <w:pPr>
              <w:rPr>
                <w:moveTo w:id="1086" w:author="Archer, Althea A" w:date="2021-03-22T13:22:00Z"/>
              </w:rPr>
            </w:pPr>
          </w:p>
        </w:tc>
        <w:tc>
          <w:tcPr>
            <w:tcW w:w="0" w:type="auto"/>
          </w:tcPr>
          <w:p w14:paraId="2F02C52D" w14:textId="77777777" w:rsidR="00F76A77" w:rsidRDefault="00F76A77" w:rsidP="009A4D2C">
            <w:pPr>
              <w:rPr>
                <w:moveTo w:id="1087" w:author="Archer, Althea A" w:date="2021-03-22T13:22:00Z"/>
              </w:rPr>
            </w:pPr>
          </w:p>
        </w:tc>
        <w:tc>
          <w:tcPr>
            <w:tcW w:w="0" w:type="auto"/>
          </w:tcPr>
          <w:p w14:paraId="18531E66" w14:textId="77777777" w:rsidR="00F76A77" w:rsidRDefault="00F76A77" w:rsidP="009A4D2C">
            <w:pPr>
              <w:rPr>
                <w:moveTo w:id="1088" w:author="Archer, Althea A" w:date="2021-03-22T13:22:00Z"/>
              </w:rPr>
            </w:pPr>
          </w:p>
        </w:tc>
      </w:tr>
      <w:tr w:rsidR="00F76A77" w14:paraId="23338D10" w14:textId="77777777" w:rsidTr="009A4D2C">
        <w:tc>
          <w:tcPr>
            <w:tcW w:w="0" w:type="auto"/>
          </w:tcPr>
          <w:p w14:paraId="77BCC34E" w14:textId="77777777" w:rsidR="00F76A77" w:rsidRDefault="00F76A77" w:rsidP="009A4D2C">
            <w:pPr>
              <w:jc w:val="center"/>
              <w:rPr>
                <w:moveTo w:id="1089" w:author="Archer, Althea A" w:date="2021-03-22T13:22:00Z"/>
              </w:rPr>
            </w:pPr>
            <w:moveTo w:id="1090" w:author="Archer, Althea A" w:date="2021-03-22T13:22:00Z">
              <w:r>
                <w:t xml:space="preserve">c.f. </w:t>
              </w:r>
              <w:r w:rsidRPr="00E8787F">
                <w:rPr>
                  <w:b/>
                  <w:bCs/>
                </w:rPr>
                <w:t>Stygian Owl</w:t>
              </w:r>
            </w:moveTo>
          </w:p>
        </w:tc>
        <w:tc>
          <w:tcPr>
            <w:tcW w:w="0" w:type="auto"/>
          </w:tcPr>
          <w:p w14:paraId="1F9D6C57" w14:textId="77777777" w:rsidR="00F76A77" w:rsidRDefault="00F76A77" w:rsidP="009A4D2C">
            <w:pPr>
              <w:jc w:val="center"/>
              <w:rPr>
                <w:moveTo w:id="1091" w:author="Archer, Althea A" w:date="2021-03-22T13:22:00Z"/>
              </w:rPr>
            </w:pPr>
            <w:moveTo w:id="1092" w:author="Archer, Althea A" w:date="2021-03-22T13:22:00Z">
              <w:r>
                <w:t>0</w:t>
              </w:r>
            </w:moveTo>
          </w:p>
        </w:tc>
        <w:tc>
          <w:tcPr>
            <w:tcW w:w="0" w:type="auto"/>
          </w:tcPr>
          <w:p w14:paraId="755219BF" w14:textId="77777777" w:rsidR="00F76A77" w:rsidRDefault="00F76A77" w:rsidP="009A4D2C">
            <w:pPr>
              <w:jc w:val="center"/>
              <w:rPr>
                <w:moveTo w:id="1093" w:author="Archer, Althea A" w:date="2021-03-22T13:22:00Z"/>
              </w:rPr>
            </w:pPr>
            <w:moveTo w:id="1094" w:author="Archer, Althea A" w:date="2021-03-22T13:22:00Z">
              <w:r>
                <w:t>0</w:t>
              </w:r>
            </w:moveTo>
          </w:p>
        </w:tc>
        <w:tc>
          <w:tcPr>
            <w:tcW w:w="0" w:type="auto"/>
          </w:tcPr>
          <w:p w14:paraId="69B2B3EA" w14:textId="77777777" w:rsidR="00F76A77" w:rsidRDefault="00F76A77" w:rsidP="009A4D2C">
            <w:pPr>
              <w:jc w:val="center"/>
              <w:rPr>
                <w:moveTo w:id="1095" w:author="Archer, Althea A" w:date="2021-03-22T13:22:00Z"/>
              </w:rPr>
            </w:pPr>
            <w:moveTo w:id="1096" w:author="Archer, Althea A" w:date="2021-03-22T13:22:00Z">
              <w:r>
                <w:t>0</w:t>
              </w:r>
            </w:moveTo>
          </w:p>
        </w:tc>
        <w:tc>
          <w:tcPr>
            <w:tcW w:w="0" w:type="auto"/>
          </w:tcPr>
          <w:p w14:paraId="07ACF7D8" w14:textId="77777777" w:rsidR="00F76A77" w:rsidRDefault="00F76A77" w:rsidP="009A4D2C">
            <w:pPr>
              <w:jc w:val="center"/>
              <w:rPr>
                <w:moveTo w:id="1097" w:author="Archer, Althea A" w:date="2021-03-22T13:22:00Z"/>
              </w:rPr>
            </w:pPr>
            <w:moveTo w:id="1098" w:author="Archer, Althea A" w:date="2021-03-22T13:22:00Z">
              <w:r>
                <w:t>1</w:t>
              </w:r>
            </w:moveTo>
          </w:p>
        </w:tc>
        <w:tc>
          <w:tcPr>
            <w:tcW w:w="0" w:type="auto"/>
          </w:tcPr>
          <w:p w14:paraId="11ACD929" w14:textId="77777777" w:rsidR="00F76A77" w:rsidRDefault="00F76A77" w:rsidP="009A4D2C">
            <w:pPr>
              <w:jc w:val="center"/>
              <w:rPr>
                <w:moveTo w:id="1099" w:author="Archer, Althea A" w:date="2021-03-22T13:22:00Z"/>
              </w:rPr>
            </w:pPr>
            <w:moveTo w:id="1100" w:author="Archer, Althea A" w:date="2021-03-22T13:22:00Z">
              <w:r>
                <w:t>0</w:t>
              </w:r>
            </w:moveTo>
          </w:p>
        </w:tc>
        <w:tc>
          <w:tcPr>
            <w:tcW w:w="0" w:type="auto"/>
          </w:tcPr>
          <w:p w14:paraId="2F13BC82" w14:textId="77777777" w:rsidR="00F76A77" w:rsidRDefault="00F76A77" w:rsidP="009A4D2C">
            <w:pPr>
              <w:jc w:val="center"/>
              <w:rPr>
                <w:moveTo w:id="1101" w:author="Archer, Althea A" w:date="2021-03-22T13:22:00Z"/>
              </w:rPr>
            </w:pPr>
            <w:moveTo w:id="1102" w:author="Archer, Althea A" w:date="2021-03-22T13:22:00Z">
              <w:r>
                <w:t>0</w:t>
              </w:r>
            </w:moveTo>
          </w:p>
        </w:tc>
      </w:tr>
      <w:tr w:rsidR="00F76A77" w14:paraId="34B525FD" w14:textId="77777777" w:rsidTr="009A4D2C">
        <w:tc>
          <w:tcPr>
            <w:tcW w:w="0" w:type="auto"/>
          </w:tcPr>
          <w:p w14:paraId="0BB75D62" w14:textId="77777777" w:rsidR="00F76A77" w:rsidRDefault="00F76A77" w:rsidP="009A4D2C">
            <w:pPr>
              <w:jc w:val="center"/>
              <w:rPr>
                <w:moveTo w:id="1103" w:author="Archer, Althea A" w:date="2021-03-22T13:22:00Z"/>
              </w:rPr>
            </w:pPr>
            <w:moveTo w:id="1104" w:author="Archer, Althea A" w:date="2021-03-22T13:22:00Z">
              <w:r>
                <w:t>(</w:t>
              </w:r>
              <w:proofErr w:type="spellStart"/>
              <w:r w:rsidRPr="00E8787F">
                <w:rPr>
                  <w:i/>
                  <w:iCs/>
                </w:rPr>
                <w:t>Asio</w:t>
              </w:r>
              <w:proofErr w:type="spellEnd"/>
              <w:r w:rsidRPr="00E8787F">
                <w:rPr>
                  <w:i/>
                  <w:iCs/>
                </w:rPr>
                <w:t xml:space="preserve"> </w:t>
              </w:r>
              <w:proofErr w:type="spellStart"/>
              <w:r w:rsidRPr="00E8787F">
                <w:rPr>
                  <w:i/>
                  <w:iCs/>
                </w:rPr>
                <w:t>stygius</w:t>
              </w:r>
              <w:proofErr w:type="spellEnd"/>
              <w:r>
                <w:t>)</w:t>
              </w:r>
            </w:moveTo>
          </w:p>
        </w:tc>
        <w:tc>
          <w:tcPr>
            <w:tcW w:w="0" w:type="auto"/>
          </w:tcPr>
          <w:p w14:paraId="14861F6B" w14:textId="77777777" w:rsidR="00F76A77" w:rsidRDefault="00F76A77" w:rsidP="009A4D2C">
            <w:pPr>
              <w:rPr>
                <w:moveTo w:id="1105" w:author="Archer, Althea A" w:date="2021-03-22T13:22:00Z"/>
              </w:rPr>
            </w:pPr>
          </w:p>
        </w:tc>
        <w:tc>
          <w:tcPr>
            <w:tcW w:w="0" w:type="auto"/>
          </w:tcPr>
          <w:p w14:paraId="787002CA" w14:textId="77777777" w:rsidR="00F76A77" w:rsidRDefault="00F76A77" w:rsidP="009A4D2C">
            <w:pPr>
              <w:rPr>
                <w:moveTo w:id="1106" w:author="Archer, Althea A" w:date="2021-03-22T13:22:00Z"/>
              </w:rPr>
            </w:pPr>
          </w:p>
        </w:tc>
        <w:tc>
          <w:tcPr>
            <w:tcW w:w="0" w:type="auto"/>
          </w:tcPr>
          <w:p w14:paraId="7C28050D" w14:textId="77777777" w:rsidR="00F76A77" w:rsidRDefault="00F76A77" w:rsidP="009A4D2C">
            <w:pPr>
              <w:rPr>
                <w:moveTo w:id="1107" w:author="Archer, Althea A" w:date="2021-03-22T13:22:00Z"/>
              </w:rPr>
            </w:pPr>
          </w:p>
        </w:tc>
        <w:tc>
          <w:tcPr>
            <w:tcW w:w="0" w:type="auto"/>
          </w:tcPr>
          <w:p w14:paraId="2656C5BA" w14:textId="77777777" w:rsidR="00F76A77" w:rsidRDefault="00F76A77" w:rsidP="009A4D2C">
            <w:pPr>
              <w:rPr>
                <w:moveTo w:id="1108" w:author="Archer, Althea A" w:date="2021-03-22T13:22:00Z"/>
              </w:rPr>
            </w:pPr>
          </w:p>
        </w:tc>
        <w:tc>
          <w:tcPr>
            <w:tcW w:w="0" w:type="auto"/>
          </w:tcPr>
          <w:p w14:paraId="69EC29BD" w14:textId="77777777" w:rsidR="00F76A77" w:rsidRDefault="00F76A77" w:rsidP="009A4D2C">
            <w:pPr>
              <w:rPr>
                <w:moveTo w:id="1109" w:author="Archer, Althea A" w:date="2021-03-22T13:22:00Z"/>
              </w:rPr>
            </w:pPr>
          </w:p>
        </w:tc>
        <w:tc>
          <w:tcPr>
            <w:tcW w:w="0" w:type="auto"/>
          </w:tcPr>
          <w:p w14:paraId="240A2834" w14:textId="77777777" w:rsidR="00F76A77" w:rsidRDefault="00F76A77" w:rsidP="009A4D2C">
            <w:pPr>
              <w:rPr>
                <w:moveTo w:id="1110" w:author="Archer, Althea A" w:date="2021-03-22T13:22:00Z"/>
              </w:rPr>
            </w:pPr>
          </w:p>
        </w:tc>
      </w:tr>
      <w:tr w:rsidR="00F76A77" w14:paraId="1313E43B" w14:textId="77777777" w:rsidTr="009A4D2C">
        <w:tc>
          <w:tcPr>
            <w:tcW w:w="0" w:type="auto"/>
          </w:tcPr>
          <w:p w14:paraId="247F1F3F" w14:textId="77777777" w:rsidR="00F76A77" w:rsidRPr="00E8787F" w:rsidRDefault="00F76A77" w:rsidP="009A4D2C">
            <w:pPr>
              <w:jc w:val="center"/>
              <w:rPr>
                <w:moveTo w:id="1111" w:author="Archer, Althea A" w:date="2021-03-22T13:22:00Z"/>
                <w:b/>
                <w:bCs/>
              </w:rPr>
            </w:pPr>
            <w:moveTo w:id="1112" w:author="Archer, Althea A" w:date="2021-03-22T13:22:00Z">
              <w:r w:rsidRPr="00E8787F">
                <w:rPr>
                  <w:b/>
                  <w:bCs/>
                </w:rPr>
                <w:t>Striped Owl</w:t>
              </w:r>
            </w:moveTo>
          </w:p>
        </w:tc>
        <w:tc>
          <w:tcPr>
            <w:tcW w:w="0" w:type="auto"/>
          </w:tcPr>
          <w:p w14:paraId="3BDE808A" w14:textId="77777777" w:rsidR="00F76A77" w:rsidRDefault="00F76A77" w:rsidP="009A4D2C">
            <w:pPr>
              <w:jc w:val="center"/>
              <w:rPr>
                <w:moveTo w:id="1113" w:author="Archer, Althea A" w:date="2021-03-22T13:22:00Z"/>
              </w:rPr>
            </w:pPr>
            <w:moveTo w:id="1114" w:author="Archer, Althea A" w:date="2021-03-22T13:22:00Z">
              <w:r>
                <w:t>0</w:t>
              </w:r>
            </w:moveTo>
          </w:p>
        </w:tc>
        <w:tc>
          <w:tcPr>
            <w:tcW w:w="0" w:type="auto"/>
          </w:tcPr>
          <w:p w14:paraId="61F60100" w14:textId="77777777" w:rsidR="00F76A77" w:rsidRDefault="00F76A77" w:rsidP="009A4D2C">
            <w:pPr>
              <w:jc w:val="center"/>
              <w:rPr>
                <w:moveTo w:id="1115" w:author="Archer, Althea A" w:date="2021-03-22T13:22:00Z"/>
              </w:rPr>
            </w:pPr>
            <w:moveTo w:id="1116" w:author="Archer, Althea A" w:date="2021-03-22T13:22:00Z">
              <w:r>
                <w:t>0</w:t>
              </w:r>
            </w:moveTo>
          </w:p>
        </w:tc>
        <w:tc>
          <w:tcPr>
            <w:tcW w:w="0" w:type="auto"/>
          </w:tcPr>
          <w:p w14:paraId="35915928" w14:textId="77777777" w:rsidR="00F76A77" w:rsidRDefault="00F76A77" w:rsidP="009A4D2C">
            <w:pPr>
              <w:jc w:val="center"/>
              <w:rPr>
                <w:moveTo w:id="1117" w:author="Archer, Althea A" w:date="2021-03-22T13:22:00Z"/>
              </w:rPr>
            </w:pPr>
            <w:moveTo w:id="1118" w:author="Archer, Althea A" w:date="2021-03-22T13:22:00Z">
              <w:r>
                <w:t>0</w:t>
              </w:r>
            </w:moveTo>
          </w:p>
        </w:tc>
        <w:tc>
          <w:tcPr>
            <w:tcW w:w="0" w:type="auto"/>
          </w:tcPr>
          <w:p w14:paraId="24162C8C" w14:textId="77777777" w:rsidR="00F76A77" w:rsidRDefault="00F76A77" w:rsidP="009A4D2C">
            <w:pPr>
              <w:jc w:val="center"/>
              <w:rPr>
                <w:moveTo w:id="1119" w:author="Archer, Althea A" w:date="2021-03-22T13:22:00Z"/>
              </w:rPr>
            </w:pPr>
            <w:moveTo w:id="1120" w:author="Archer, Althea A" w:date="2021-03-22T13:22:00Z">
              <w:r>
                <w:t>0</w:t>
              </w:r>
            </w:moveTo>
          </w:p>
        </w:tc>
        <w:tc>
          <w:tcPr>
            <w:tcW w:w="0" w:type="auto"/>
          </w:tcPr>
          <w:p w14:paraId="01B7C89C" w14:textId="77777777" w:rsidR="00F76A77" w:rsidRDefault="00F76A77" w:rsidP="009A4D2C">
            <w:pPr>
              <w:jc w:val="center"/>
              <w:rPr>
                <w:moveTo w:id="1121" w:author="Archer, Althea A" w:date="2021-03-22T13:22:00Z"/>
              </w:rPr>
            </w:pPr>
            <w:moveTo w:id="1122" w:author="Archer, Althea A" w:date="2021-03-22T13:22:00Z">
              <w:r>
                <w:t>0</w:t>
              </w:r>
            </w:moveTo>
          </w:p>
        </w:tc>
        <w:tc>
          <w:tcPr>
            <w:tcW w:w="0" w:type="auto"/>
          </w:tcPr>
          <w:p w14:paraId="0297C2AC" w14:textId="77777777" w:rsidR="00F76A77" w:rsidRDefault="00F76A77" w:rsidP="009A4D2C">
            <w:pPr>
              <w:jc w:val="center"/>
              <w:rPr>
                <w:moveTo w:id="1123" w:author="Archer, Althea A" w:date="2021-03-22T13:22:00Z"/>
              </w:rPr>
            </w:pPr>
            <w:moveTo w:id="1124" w:author="Archer, Althea A" w:date="2021-03-22T13:22:00Z">
              <w:r>
                <w:t>0</w:t>
              </w:r>
            </w:moveTo>
          </w:p>
        </w:tc>
      </w:tr>
      <w:tr w:rsidR="00F76A77" w14:paraId="50C6CAF0" w14:textId="77777777" w:rsidTr="00C4235F">
        <w:tc>
          <w:tcPr>
            <w:tcW w:w="0" w:type="auto"/>
            <w:tcPrChange w:id="1125" w:author="Archer, Althea A" w:date="2021-03-22T13:27:00Z">
              <w:tcPr>
                <w:tcW w:w="0" w:type="auto"/>
              </w:tcPr>
            </w:tcPrChange>
          </w:tcPr>
          <w:p w14:paraId="7D276831" w14:textId="77777777" w:rsidR="00F76A77" w:rsidRDefault="00F76A77" w:rsidP="009A4D2C">
            <w:pPr>
              <w:jc w:val="center"/>
              <w:rPr>
                <w:moveTo w:id="1126" w:author="Archer, Althea A" w:date="2021-03-22T13:22:00Z"/>
              </w:rPr>
            </w:pPr>
            <w:moveTo w:id="1127" w:author="Archer, Althea A" w:date="2021-03-22T13:22:00Z">
              <w:r>
                <w:t>(</w:t>
              </w:r>
              <w:proofErr w:type="spellStart"/>
              <w:r w:rsidRPr="00E8787F">
                <w:rPr>
                  <w:i/>
                  <w:iCs/>
                </w:rPr>
                <w:t>Pseudoscops</w:t>
              </w:r>
              <w:proofErr w:type="spellEnd"/>
              <w:r w:rsidRPr="00E8787F">
                <w:rPr>
                  <w:i/>
                  <w:iCs/>
                </w:rPr>
                <w:t xml:space="preserve"> </w:t>
              </w:r>
              <w:proofErr w:type="spellStart"/>
              <w:r w:rsidRPr="00E8787F">
                <w:rPr>
                  <w:i/>
                  <w:iCs/>
                </w:rPr>
                <w:t>clamator</w:t>
              </w:r>
              <w:proofErr w:type="spellEnd"/>
              <w:r>
                <w:t>)</w:t>
              </w:r>
            </w:moveTo>
          </w:p>
        </w:tc>
        <w:tc>
          <w:tcPr>
            <w:tcW w:w="0" w:type="auto"/>
            <w:tcPrChange w:id="1128" w:author="Archer, Althea A" w:date="2021-03-22T13:27:00Z">
              <w:tcPr>
                <w:tcW w:w="0" w:type="auto"/>
                <w:gridSpan w:val="2"/>
              </w:tcPr>
            </w:tcPrChange>
          </w:tcPr>
          <w:p w14:paraId="6BD5244A" w14:textId="77777777" w:rsidR="00F76A77" w:rsidRDefault="00F76A77" w:rsidP="009A4D2C">
            <w:pPr>
              <w:rPr>
                <w:moveTo w:id="1129" w:author="Archer, Althea A" w:date="2021-03-22T13:22:00Z"/>
              </w:rPr>
            </w:pPr>
          </w:p>
        </w:tc>
        <w:tc>
          <w:tcPr>
            <w:tcW w:w="0" w:type="auto"/>
            <w:tcPrChange w:id="1130" w:author="Archer, Althea A" w:date="2021-03-22T13:27:00Z">
              <w:tcPr>
                <w:tcW w:w="0" w:type="auto"/>
                <w:gridSpan w:val="2"/>
              </w:tcPr>
            </w:tcPrChange>
          </w:tcPr>
          <w:p w14:paraId="6ADE28AF" w14:textId="77777777" w:rsidR="00F76A77" w:rsidRDefault="00F76A77" w:rsidP="009A4D2C">
            <w:pPr>
              <w:rPr>
                <w:moveTo w:id="1131" w:author="Archer, Althea A" w:date="2021-03-22T13:22:00Z"/>
              </w:rPr>
            </w:pPr>
          </w:p>
        </w:tc>
        <w:tc>
          <w:tcPr>
            <w:tcW w:w="0" w:type="auto"/>
            <w:tcPrChange w:id="1132" w:author="Archer, Althea A" w:date="2021-03-22T13:27:00Z">
              <w:tcPr>
                <w:tcW w:w="0" w:type="auto"/>
                <w:gridSpan w:val="2"/>
              </w:tcPr>
            </w:tcPrChange>
          </w:tcPr>
          <w:p w14:paraId="67CBC0E0" w14:textId="77777777" w:rsidR="00F76A77" w:rsidRDefault="00F76A77" w:rsidP="009A4D2C">
            <w:pPr>
              <w:rPr>
                <w:moveTo w:id="1133" w:author="Archer, Althea A" w:date="2021-03-22T13:22:00Z"/>
              </w:rPr>
            </w:pPr>
          </w:p>
        </w:tc>
        <w:tc>
          <w:tcPr>
            <w:tcW w:w="0" w:type="auto"/>
            <w:tcPrChange w:id="1134" w:author="Archer, Althea A" w:date="2021-03-22T13:27:00Z">
              <w:tcPr>
                <w:tcW w:w="0" w:type="auto"/>
                <w:gridSpan w:val="2"/>
              </w:tcPr>
            </w:tcPrChange>
          </w:tcPr>
          <w:p w14:paraId="0EB34298" w14:textId="77777777" w:rsidR="00F76A77" w:rsidRDefault="00F76A77" w:rsidP="009A4D2C">
            <w:pPr>
              <w:rPr>
                <w:moveTo w:id="1135" w:author="Archer, Althea A" w:date="2021-03-22T13:22:00Z"/>
              </w:rPr>
            </w:pPr>
          </w:p>
        </w:tc>
        <w:tc>
          <w:tcPr>
            <w:tcW w:w="0" w:type="auto"/>
            <w:tcPrChange w:id="1136" w:author="Archer, Althea A" w:date="2021-03-22T13:27:00Z">
              <w:tcPr>
                <w:tcW w:w="0" w:type="auto"/>
                <w:gridSpan w:val="2"/>
              </w:tcPr>
            </w:tcPrChange>
          </w:tcPr>
          <w:p w14:paraId="0E0E864E" w14:textId="77777777" w:rsidR="00F76A77" w:rsidRDefault="00F76A77" w:rsidP="009A4D2C">
            <w:pPr>
              <w:rPr>
                <w:moveTo w:id="1137" w:author="Archer, Althea A" w:date="2021-03-22T13:22:00Z"/>
              </w:rPr>
            </w:pPr>
          </w:p>
        </w:tc>
        <w:tc>
          <w:tcPr>
            <w:tcW w:w="0" w:type="auto"/>
            <w:tcPrChange w:id="1138" w:author="Archer, Althea A" w:date="2021-03-22T13:27:00Z">
              <w:tcPr>
                <w:tcW w:w="0" w:type="auto"/>
                <w:gridSpan w:val="2"/>
              </w:tcPr>
            </w:tcPrChange>
          </w:tcPr>
          <w:p w14:paraId="5E4323F1" w14:textId="77777777" w:rsidR="00F76A77" w:rsidRDefault="00F76A77" w:rsidP="009A4D2C">
            <w:pPr>
              <w:rPr>
                <w:moveTo w:id="1139" w:author="Archer, Althea A" w:date="2021-03-22T13:22:00Z"/>
              </w:rPr>
            </w:pPr>
          </w:p>
        </w:tc>
      </w:tr>
      <w:tr w:rsidR="00F76A77" w14:paraId="748DF894" w14:textId="77777777" w:rsidTr="009A4D2C">
        <w:tc>
          <w:tcPr>
            <w:tcW w:w="0" w:type="auto"/>
          </w:tcPr>
          <w:p w14:paraId="756432B9" w14:textId="77777777" w:rsidR="00F76A77" w:rsidRPr="00E8787F" w:rsidRDefault="00F76A77" w:rsidP="009A4D2C">
            <w:pPr>
              <w:jc w:val="center"/>
              <w:rPr>
                <w:moveTo w:id="1140" w:author="Archer, Althea A" w:date="2021-03-22T13:22:00Z"/>
                <w:b/>
                <w:bCs/>
              </w:rPr>
            </w:pPr>
            <w:moveTo w:id="1141" w:author="Archer, Althea A" w:date="2021-03-22T13:22:00Z">
              <w:r w:rsidRPr="00E8787F">
                <w:rPr>
                  <w:b/>
                  <w:bCs/>
                </w:rPr>
                <w:t>Unspotted Saw-whet Owl</w:t>
              </w:r>
            </w:moveTo>
          </w:p>
        </w:tc>
        <w:tc>
          <w:tcPr>
            <w:tcW w:w="0" w:type="auto"/>
          </w:tcPr>
          <w:p w14:paraId="1FFAE5BC" w14:textId="77777777" w:rsidR="00F76A77" w:rsidRDefault="00F76A77" w:rsidP="009A4D2C">
            <w:pPr>
              <w:jc w:val="center"/>
              <w:rPr>
                <w:moveTo w:id="1142" w:author="Archer, Althea A" w:date="2021-03-22T13:22:00Z"/>
              </w:rPr>
            </w:pPr>
            <w:moveTo w:id="1143" w:author="Archer, Althea A" w:date="2021-03-22T13:22:00Z">
              <w:r>
                <w:t>0</w:t>
              </w:r>
            </w:moveTo>
          </w:p>
        </w:tc>
        <w:tc>
          <w:tcPr>
            <w:tcW w:w="0" w:type="auto"/>
          </w:tcPr>
          <w:p w14:paraId="774C20F4" w14:textId="77777777" w:rsidR="00F76A77" w:rsidRDefault="00F76A77" w:rsidP="009A4D2C">
            <w:pPr>
              <w:jc w:val="center"/>
              <w:rPr>
                <w:moveTo w:id="1144" w:author="Archer, Althea A" w:date="2021-03-22T13:22:00Z"/>
              </w:rPr>
            </w:pPr>
            <w:moveTo w:id="1145" w:author="Archer, Althea A" w:date="2021-03-22T13:22:00Z">
              <w:r>
                <w:t>0</w:t>
              </w:r>
            </w:moveTo>
          </w:p>
        </w:tc>
        <w:tc>
          <w:tcPr>
            <w:tcW w:w="0" w:type="auto"/>
          </w:tcPr>
          <w:p w14:paraId="3E9931AB" w14:textId="77777777" w:rsidR="00F76A77" w:rsidRDefault="00F76A77" w:rsidP="009A4D2C">
            <w:pPr>
              <w:jc w:val="center"/>
              <w:rPr>
                <w:moveTo w:id="1146" w:author="Archer, Althea A" w:date="2021-03-22T13:22:00Z"/>
              </w:rPr>
            </w:pPr>
            <w:moveTo w:id="1147" w:author="Archer, Althea A" w:date="2021-03-22T13:22:00Z">
              <w:r>
                <w:t>0</w:t>
              </w:r>
            </w:moveTo>
          </w:p>
        </w:tc>
        <w:tc>
          <w:tcPr>
            <w:tcW w:w="0" w:type="auto"/>
          </w:tcPr>
          <w:p w14:paraId="16133EDF" w14:textId="77777777" w:rsidR="00F76A77" w:rsidRDefault="00F76A77" w:rsidP="009A4D2C">
            <w:pPr>
              <w:jc w:val="center"/>
              <w:rPr>
                <w:moveTo w:id="1148" w:author="Archer, Althea A" w:date="2021-03-22T13:22:00Z"/>
              </w:rPr>
            </w:pPr>
            <w:moveTo w:id="1149" w:author="Archer, Althea A" w:date="2021-03-22T13:22:00Z">
              <w:r>
                <w:t>0</w:t>
              </w:r>
            </w:moveTo>
          </w:p>
        </w:tc>
        <w:tc>
          <w:tcPr>
            <w:tcW w:w="0" w:type="auto"/>
          </w:tcPr>
          <w:p w14:paraId="7B5FAB01" w14:textId="77777777" w:rsidR="00F76A77" w:rsidRDefault="00F76A77" w:rsidP="009A4D2C">
            <w:pPr>
              <w:jc w:val="center"/>
              <w:rPr>
                <w:moveTo w:id="1150" w:author="Archer, Althea A" w:date="2021-03-22T13:22:00Z"/>
              </w:rPr>
            </w:pPr>
            <w:moveTo w:id="1151" w:author="Archer, Althea A" w:date="2021-03-22T13:22:00Z">
              <w:r>
                <w:t>0</w:t>
              </w:r>
            </w:moveTo>
          </w:p>
        </w:tc>
        <w:tc>
          <w:tcPr>
            <w:tcW w:w="0" w:type="auto"/>
          </w:tcPr>
          <w:p w14:paraId="203035D5" w14:textId="77777777" w:rsidR="00F76A77" w:rsidRDefault="00F76A77" w:rsidP="009A4D2C">
            <w:pPr>
              <w:jc w:val="center"/>
              <w:rPr>
                <w:moveTo w:id="1152" w:author="Archer, Althea A" w:date="2021-03-22T13:22:00Z"/>
              </w:rPr>
            </w:pPr>
            <w:moveTo w:id="1153" w:author="Archer, Althea A" w:date="2021-03-22T13:22:00Z">
              <w:r>
                <w:t>0</w:t>
              </w:r>
            </w:moveTo>
          </w:p>
        </w:tc>
      </w:tr>
      <w:tr w:rsidR="00F76A77" w14:paraId="3354DEA4" w14:textId="77777777" w:rsidTr="00C4235F">
        <w:tc>
          <w:tcPr>
            <w:tcW w:w="0" w:type="auto"/>
            <w:tcBorders>
              <w:bottom w:val="double" w:sz="4" w:space="0" w:color="auto"/>
            </w:tcBorders>
            <w:tcPrChange w:id="1154" w:author="Archer, Althea A" w:date="2021-03-22T13:27:00Z">
              <w:tcPr>
                <w:tcW w:w="0" w:type="auto"/>
              </w:tcPr>
            </w:tcPrChange>
          </w:tcPr>
          <w:p w14:paraId="05863B8F" w14:textId="77777777" w:rsidR="00F76A77" w:rsidRDefault="00F76A77" w:rsidP="009A4D2C">
            <w:pPr>
              <w:jc w:val="center"/>
              <w:rPr>
                <w:moveTo w:id="1155" w:author="Archer, Althea A" w:date="2021-03-22T13:22:00Z"/>
              </w:rPr>
            </w:pPr>
            <w:moveTo w:id="1156" w:author="Archer, Althea A" w:date="2021-03-22T13:22:00Z">
              <w:r>
                <w:t>(</w:t>
              </w:r>
              <w:proofErr w:type="spellStart"/>
              <w:r w:rsidRPr="00E8787F">
                <w:rPr>
                  <w:i/>
                  <w:iCs/>
                </w:rPr>
                <w:t>Aegolius</w:t>
              </w:r>
              <w:proofErr w:type="spellEnd"/>
              <w:r w:rsidRPr="00E8787F">
                <w:rPr>
                  <w:i/>
                  <w:iCs/>
                </w:rPr>
                <w:t xml:space="preserve"> </w:t>
              </w:r>
              <w:proofErr w:type="spellStart"/>
              <w:r w:rsidRPr="00E8787F">
                <w:rPr>
                  <w:i/>
                  <w:iCs/>
                </w:rPr>
                <w:t>ridgwayi</w:t>
              </w:r>
              <w:proofErr w:type="spellEnd"/>
              <w:r>
                <w:t>)</w:t>
              </w:r>
            </w:moveTo>
          </w:p>
        </w:tc>
        <w:tc>
          <w:tcPr>
            <w:tcW w:w="0" w:type="auto"/>
            <w:tcBorders>
              <w:bottom w:val="double" w:sz="4" w:space="0" w:color="auto"/>
            </w:tcBorders>
            <w:tcPrChange w:id="1157" w:author="Archer, Althea A" w:date="2021-03-22T13:27:00Z">
              <w:tcPr>
                <w:tcW w:w="0" w:type="auto"/>
                <w:gridSpan w:val="2"/>
              </w:tcPr>
            </w:tcPrChange>
          </w:tcPr>
          <w:p w14:paraId="09A77EBF" w14:textId="77777777" w:rsidR="00F76A77" w:rsidRDefault="00F76A77" w:rsidP="009A4D2C">
            <w:pPr>
              <w:rPr>
                <w:moveTo w:id="1158" w:author="Archer, Althea A" w:date="2021-03-22T13:22:00Z"/>
              </w:rPr>
            </w:pPr>
          </w:p>
        </w:tc>
        <w:tc>
          <w:tcPr>
            <w:tcW w:w="0" w:type="auto"/>
            <w:tcBorders>
              <w:bottom w:val="double" w:sz="4" w:space="0" w:color="auto"/>
            </w:tcBorders>
            <w:tcPrChange w:id="1159" w:author="Archer, Althea A" w:date="2021-03-22T13:27:00Z">
              <w:tcPr>
                <w:tcW w:w="0" w:type="auto"/>
                <w:gridSpan w:val="2"/>
              </w:tcPr>
            </w:tcPrChange>
          </w:tcPr>
          <w:p w14:paraId="79B615CA" w14:textId="77777777" w:rsidR="00F76A77" w:rsidRDefault="00F76A77" w:rsidP="009A4D2C">
            <w:pPr>
              <w:rPr>
                <w:moveTo w:id="1160" w:author="Archer, Althea A" w:date="2021-03-22T13:22:00Z"/>
              </w:rPr>
            </w:pPr>
          </w:p>
        </w:tc>
        <w:tc>
          <w:tcPr>
            <w:tcW w:w="0" w:type="auto"/>
            <w:tcBorders>
              <w:bottom w:val="double" w:sz="4" w:space="0" w:color="auto"/>
            </w:tcBorders>
            <w:tcPrChange w:id="1161" w:author="Archer, Althea A" w:date="2021-03-22T13:27:00Z">
              <w:tcPr>
                <w:tcW w:w="0" w:type="auto"/>
                <w:gridSpan w:val="2"/>
              </w:tcPr>
            </w:tcPrChange>
          </w:tcPr>
          <w:p w14:paraId="596ECD42" w14:textId="77777777" w:rsidR="00F76A77" w:rsidRDefault="00F76A77" w:rsidP="009A4D2C">
            <w:pPr>
              <w:rPr>
                <w:moveTo w:id="1162" w:author="Archer, Althea A" w:date="2021-03-22T13:22:00Z"/>
              </w:rPr>
            </w:pPr>
          </w:p>
        </w:tc>
        <w:tc>
          <w:tcPr>
            <w:tcW w:w="0" w:type="auto"/>
            <w:tcBorders>
              <w:bottom w:val="double" w:sz="4" w:space="0" w:color="auto"/>
            </w:tcBorders>
            <w:tcPrChange w:id="1163" w:author="Archer, Althea A" w:date="2021-03-22T13:27:00Z">
              <w:tcPr>
                <w:tcW w:w="0" w:type="auto"/>
                <w:gridSpan w:val="2"/>
              </w:tcPr>
            </w:tcPrChange>
          </w:tcPr>
          <w:p w14:paraId="0AC545F4" w14:textId="77777777" w:rsidR="00F76A77" w:rsidRDefault="00F76A77" w:rsidP="009A4D2C">
            <w:pPr>
              <w:rPr>
                <w:moveTo w:id="1164" w:author="Archer, Althea A" w:date="2021-03-22T13:22:00Z"/>
              </w:rPr>
            </w:pPr>
          </w:p>
        </w:tc>
        <w:tc>
          <w:tcPr>
            <w:tcW w:w="0" w:type="auto"/>
            <w:tcBorders>
              <w:bottom w:val="double" w:sz="4" w:space="0" w:color="auto"/>
            </w:tcBorders>
            <w:tcPrChange w:id="1165" w:author="Archer, Althea A" w:date="2021-03-22T13:27:00Z">
              <w:tcPr>
                <w:tcW w:w="0" w:type="auto"/>
                <w:gridSpan w:val="2"/>
              </w:tcPr>
            </w:tcPrChange>
          </w:tcPr>
          <w:p w14:paraId="4D196779" w14:textId="77777777" w:rsidR="00F76A77" w:rsidRDefault="00F76A77" w:rsidP="009A4D2C">
            <w:pPr>
              <w:rPr>
                <w:moveTo w:id="1166" w:author="Archer, Althea A" w:date="2021-03-22T13:22:00Z"/>
              </w:rPr>
            </w:pPr>
          </w:p>
        </w:tc>
        <w:tc>
          <w:tcPr>
            <w:tcW w:w="0" w:type="auto"/>
            <w:tcBorders>
              <w:bottom w:val="double" w:sz="4" w:space="0" w:color="auto"/>
            </w:tcBorders>
            <w:tcPrChange w:id="1167" w:author="Archer, Althea A" w:date="2021-03-22T13:27:00Z">
              <w:tcPr>
                <w:tcW w:w="0" w:type="auto"/>
                <w:gridSpan w:val="2"/>
              </w:tcPr>
            </w:tcPrChange>
          </w:tcPr>
          <w:p w14:paraId="62A371E2" w14:textId="77777777" w:rsidR="00F76A77" w:rsidRDefault="00F76A77" w:rsidP="009A4D2C">
            <w:pPr>
              <w:rPr>
                <w:moveTo w:id="1168" w:author="Archer, Althea A" w:date="2021-03-22T13:22:00Z"/>
              </w:rPr>
            </w:pPr>
          </w:p>
        </w:tc>
      </w:tr>
    </w:tbl>
    <w:p w14:paraId="59EE16DD" w14:textId="49EF45B4" w:rsidR="00F76A77" w:rsidRPr="0068416F" w:rsidRDefault="00F76A77" w:rsidP="00F76A77">
      <w:pPr>
        <w:rPr>
          <w:moveTo w:id="1169" w:author="Archer, Althea A" w:date="2021-03-22T13:22:00Z"/>
          <w:lang w:val="es-SV"/>
        </w:rPr>
      </w:pPr>
      <w:moveTo w:id="1170" w:author="Archer, Althea A" w:date="2021-03-22T13:22:00Z">
        <w:r w:rsidRPr="0068416F">
          <w:rPr>
            <w:i/>
            <w:lang w:val="es-SV"/>
          </w:rPr>
          <w:t xml:space="preserve">Note: </w:t>
        </w:r>
      </w:moveTo>
      <w:ins w:id="1171" w:author="Archer, Althea A" w:date="2021-03-22T14:32:00Z">
        <w:r w:rsidR="004B12D2" w:rsidRPr="004B12D2">
          <w:rPr>
            <w:i/>
            <w:vertAlign w:val="superscript"/>
            <w:lang w:val="es-SV"/>
            <w:rPrChange w:id="1172" w:author="Archer, Althea A" w:date="2021-03-22T14:35:00Z">
              <w:rPr>
                <w:i/>
                <w:lang w:val="es-SV"/>
              </w:rPr>
            </w:rPrChange>
          </w:rPr>
          <w:t>a</w:t>
        </w:r>
        <w:r w:rsidR="004B12D2">
          <w:rPr>
            <w:i/>
            <w:lang w:val="es-SV"/>
          </w:rPr>
          <w:t xml:space="preserve">Vocalizations recorded; </w:t>
        </w:r>
        <w:r w:rsidR="004B12D2" w:rsidRPr="004B12D2">
          <w:rPr>
            <w:i/>
            <w:vertAlign w:val="superscript"/>
            <w:lang w:val="es-SV"/>
            <w:rPrChange w:id="1173" w:author="Archer, Althea A" w:date="2021-03-22T14:35:00Z">
              <w:rPr>
                <w:i/>
                <w:lang w:val="es-SV"/>
              </w:rPr>
            </w:rPrChange>
          </w:rPr>
          <w:t>b</w:t>
        </w:r>
      </w:ins>
      <w:moveTo w:id="1174" w:author="Archer, Althea A" w:date="2021-03-22T13:22:00Z">
        <w:del w:id="1175" w:author="Archer, Althea A" w:date="2021-03-22T14:33:00Z">
          <w:r w:rsidRPr="0068416F" w:rsidDel="004B12D2">
            <w:rPr>
              <w:i/>
              <w:lang w:val="es-SV"/>
            </w:rPr>
            <w:delText xml:space="preserve">** </w:delText>
          </w:r>
        </w:del>
        <w:del w:id="1176" w:author="Archer, Althea A" w:date="2021-03-22T14:35:00Z">
          <w:r w:rsidRPr="0068416F" w:rsidDel="004B12D2">
            <w:rPr>
              <w:i/>
              <w:lang w:val="es-SV"/>
            </w:rPr>
            <w:delText>=</w:delText>
          </w:r>
        </w:del>
        <w:del w:id="1177" w:author="Archer, Althea A" w:date="2021-03-22T15:08:00Z">
          <w:r w:rsidRPr="0068416F" w:rsidDel="00760233">
            <w:rPr>
              <w:i/>
              <w:lang w:val="es-SV"/>
            </w:rPr>
            <w:delText xml:space="preserve"> </w:delText>
          </w:r>
        </w:del>
      </w:moveTo>
      <w:ins w:id="1178" w:author="Archer, Althea A" w:date="2021-03-22T14:33:00Z">
        <w:r w:rsidR="004B12D2">
          <w:rPr>
            <w:i/>
            <w:lang w:val="es-SV"/>
          </w:rPr>
          <w:t xml:space="preserve">Threatened; </w:t>
        </w:r>
        <w:r w:rsidR="004B12D2" w:rsidRPr="004B12D2">
          <w:rPr>
            <w:i/>
            <w:vertAlign w:val="superscript"/>
            <w:lang w:val="es-SV"/>
            <w:rPrChange w:id="1179" w:author="Archer, Althea A" w:date="2021-03-22T14:35:00Z">
              <w:rPr>
                <w:i/>
                <w:lang w:val="es-SV"/>
              </w:rPr>
            </w:rPrChange>
          </w:rPr>
          <w:t>c</w:t>
        </w:r>
      </w:ins>
      <w:moveTo w:id="1180" w:author="Archer, Althea A" w:date="2021-03-22T13:22:00Z">
        <w:r w:rsidRPr="0068416F">
          <w:rPr>
            <w:i/>
            <w:lang w:val="es-SV"/>
          </w:rPr>
          <w:t xml:space="preserve">Endangered </w:t>
        </w:r>
        <w:del w:id="1181" w:author="Archer, Althea A" w:date="2021-03-22T14:33:00Z">
          <w:r w:rsidRPr="0068416F" w:rsidDel="004B12D2">
            <w:rPr>
              <w:i/>
              <w:lang w:val="es-SV"/>
            </w:rPr>
            <w:delText xml:space="preserve">and * = Threatened </w:delText>
          </w:r>
        </w:del>
        <w:r w:rsidRPr="009D2E34">
          <w:rPr>
            <w:iCs/>
            <w:lang w:val="es-SV"/>
          </w:rPr>
          <w:t>(</w:t>
        </w:r>
        <w:r w:rsidRPr="0068416F">
          <w:rPr>
            <w:i/>
            <w:lang w:val="es-SV"/>
          </w:rPr>
          <w:t>Ministerio de Medio Ambiente y Recursos Naturales 2015</w:t>
        </w:r>
        <w:r>
          <w:rPr>
            <w:i/>
            <w:lang w:val="es-SV"/>
          </w:rPr>
          <w:t>a</w:t>
        </w:r>
        <w:r w:rsidRPr="009D2E34">
          <w:rPr>
            <w:iCs/>
            <w:lang w:val="es-SV"/>
          </w:rPr>
          <w:t>)</w:t>
        </w:r>
        <w:del w:id="1182" w:author="Archer, Althea A" w:date="2021-03-22T14:33:00Z">
          <w:r w:rsidRPr="009D2E34" w:rsidDel="004B12D2">
            <w:rPr>
              <w:iCs/>
              <w:lang w:val="es-SV"/>
            </w:rPr>
            <w:delText>;</w:delText>
          </w:r>
          <w:r w:rsidDel="004B12D2">
            <w:rPr>
              <w:i/>
              <w:lang w:val="es-SV"/>
            </w:rPr>
            <w:delText xml:space="preserve"> *** = Vocalizations recorded</w:delText>
          </w:r>
        </w:del>
      </w:moveTo>
    </w:p>
    <w:moveToRangeEnd w:id="742"/>
    <w:p w14:paraId="68F46907" w14:textId="2CB90854" w:rsidR="00F76A77" w:rsidRDefault="00F76A77" w:rsidP="00E8787F">
      <w:pPr>
        <w:ind w:left="360" w:hanging="360"/>
        <w:rPr>
          <w:ins w:id="1183" w:author="Archer, Althea A" w:date="2021-03-22T13:56:00Z"/>
          <w:lang w:val="es-SV"/>
        </w:rPr>
      </w:pPr>
    </w:p>
    <w:p w14:paraId="518148EB" w14:textId="6A53839B" w:rsidR="00291F33" w:rsidRDefault="00291F33" w:rsidP="00E8787F">
      <w:pPr>
        <w:ind w:left="360" w:hanging="360"/>
        <w:rPr>
          <w:ins w:id="1184" w:author="Archer, Althea A" w:date="2021-03-22T13:56:00Z"/>
          <w:lang w:val="es-SV"/>
        </w:rPr>
      </w:pPr>
    </w:p>
    <w:p w14:paraId="20ECBFFB" w14:textId="358DBE86" w:rsidR="00291F33" w:rsidRDefault="00291F33" w:rsidP="00E8787F">
      <w:pPr>
        <w:ind w:left="360" w:hanging="360"/>
        <w:rPr>
          <w:ins w:id="1185" w:author="Archer, Althea A" w:date="2021-03-22T13:56:00Z"/>
          <w:lang w:val="es-SV"/>
        </w:rPr>
      </w:pPr>
    </w:p>
    <w:p w14:paraId="19D2F951" w14:textId="4DB35BB6" w:rsidR="00291F33" w:rsidRDefault="00291F33" w:rsidP="00E8787F">
      <w:pPr>
        <w:ind w:left="360" w:hanging="360"/>
        <w:rPr>
          <w:ins w:id="1186" w:author="Archer, Althea A" w:date="2021-03-22T13:56:00Z"/>
          <w:lang w:val="es-SV"/>
        </w:rPr>
      </w:pPr>
    </w:p>
    <w:p w14:paraId="74D2334D" w14:textId="3F06F72D" w:rsidR="00291F33" w:rsidRDefault="00291F33" w:rsidP="00E8787F">
      <w:pPr>
        <w:ind w:left="360" w:hanging="360"/>
        <w:rPr>
          <w:ins w:id="1187" w:author="Archer, Althea A" w:date="2021-03-22T13:56:00Z"/>
          <w:lang w:val="es-SV"/>
        </w:rPr>
      </w:pPr>
    </w:p>
    <w:p w14:paraId="094549E6" w14:textId="4230BA25" w:rsidR="00291F33" w:rsidRDefault="00291F33" w:rsidP="00E8787F">
      <w:pPr>
        <w:ind w:left="360" w:hanging="360"/>
        <w:rPr>
          <w:ins w:id="1188" w:author="Archer, Althea A" w:date="2021-03-22T13:56:00Z"/>
          <w:lang w:val="es-SV"/>
        </w:rPr>
      </w:pPr>
    </w:p>
    <w:p w14:paraId="6262031E" w14:textId="651E8265" w:rsidR="00291F33" w:rsidRDefault="00291F33" w:rsidP="00E8787F">
      <w:pPr>
        <w:ind w:left="360" w:hanging="360"/>
        <w:rPr>
          <w:ins w:id="1189" w:author="Archer, Althea A" w:date="2021-03-22T13:56:00Z"/>
          <w:lang w:val="es-SV"/>
        </w:rPr>
      </w:pPr>
    </w:p>
    <w:p w14:paraId="5E7D3721" w14:textId="71E6B758" w:rsidR="00291F33" w:rsidRDefault="00291F33" w:rsidP="00E8787F">
      <w:pPr>
        <w:ind w:left="360" w:hanging="360"/>
        <w:rPr>
          <w:ins w:id="1190" w:author="Archer, Althea A" w:date="2021-03-22T15:08:00Z"/>
          <w:lang w:val="es-SV"/>
        </w:rPr>
      </w:pPr>
    </w:p>
    <w:p w14:paraId="3B148F73" w14:textId="1ECFF896" w:rsidR="00760233" w:rsidRDefault="00760233" w:rsidP="00E8787F">
      <w:pPr>
        <w:ind w:left="360" w:hanging="360"/>
        <w:rPr>
          <w:ins w:id="1191" w:author="Archer, Althea A" w:date="2021-03-22T15:08:00Z"/>
          <w:lang w:val="es-SV"/>
        </w:rPr>
      </w:pPr>
    </w:p>
    <w:p w14:paraId="2B8042BF" w14:textId="77777777" w:rsidR="00760233" w:rsidRDefault="00760233" w:rsidP="00E8787F">
      <w:pPr>
        <w:ind w:left="360" w:hanging="360"/>
        <w:rPr>
          <w:ins w:id="1192" w:author="Archer, Althea A" w:date="2021-03-22T13:56:00Z"/>
          <w:lang w:val="es-SV"/>
        </w:rPr>
      </w:pPr>
    </w:p>
    <w:p w14:paraId="0ABB0B33" w14:textId="77777777" w:rsidR="00291F33" w:rsidRDefault="00291F33" w:rsidP="00291F33">
      <w:pPr>
        <w:pStyle w:val="Heading1"/>
        <w:rPr>
          <w:ins w:id="1193" w:author="Archer, Althea A" w:date="2021-03-22T13:56:00Z"/>
        </w:rPr>
      </w:pPr>
      <w:ins w:id="1194" w:author="Archer, Althea A" w:date="2021-03-22T13:56:00Z">
        <w:r>
          <w:lastRenderedPageBreak/>
          <w:t>Figures</w:t>
        </w:r>
      </w:ins>
    </w:p>
    <w:p w14:paraId="2F2836C9" w14:textId="6A835756" w:rsidR="00291F33" w:rsidRDefault="00291F33" w:rsidP="00291F33">
      <w:pPr>
        <w:rPr>
          <w:ins w:id="1195" w:author="Archer, Althea A" w:date="2021-03-22T13:56:00Z"/>
        </w:rPr>
      </w:pPr>
      <w:ins w:id="1196" w:author="Archer, Althea A" w:date="2021-03-22T13:56:00Z">
        <w:r>
          <w:t xml:space="preserve">Figure 1. Map of El Salvador. Owl surveys were conducted from 2003 to 2013 in three different protected areas within El Salvador: El </w:t>
        </w:r>
        <w:proofErr w:type="spellStart"/>
        <w:r>
          <w:t>Imposible</w:t>
        </w:r>
        <w:proofErr w:type="spellEnd"/>
        <w:r>
          <w:t xml:space="preserve"> National Park (EINP), Montecristo National Park (MNP) and </w:t>
        </w:r>
        <w:proofErr w:type="spellStart"/>
        <w:r>
          <w:t>Nancuchiname</w:t>
        </w:r>
        <w:proofErr w:type="spellEnd"/>
        <w:r>
          <w:t xml:space="preserve"> Forest (NF). Map coordinates </w:t>
        </w:r>
      </w:ins>
      <w:ins w:id="1197" w:author="Archer, Althea A" w:date="2021-03-22T15:09:00Z">
        <w:r w:rsidR="00D176F0">
          <w:t xml:space="preserve">are </w:t>
        </w:r>
      </w:ins>
      <w:ins w:id="1198" w:author="Archer, Althea A" w:date="2021-03-22T13:56:00Z">
        <w:r>
          <w:t>in decimal degrees.</w:t>
        </w:r>
      </w:ins>
    </w:p>
    <w:p w14:paraId="4E288AF8" w14:textId="77777777" w:rsidR="00291F33" w:rsidRDefault="00291F33" w:rsidP="00291F33">
      <w:pPr>
        <w:rPr>
          <w:ins w:id="1199" w:author="Archer, Althea A" w:date="2021-03-22T13:57:00Z"/>
        </w:rPr>
      </w:pPr>
    </w:p>
    <w:p w14:paraId="5BA2A0BD" w14:textId="56EFF220" w:rsidR="00291F33" w:rsidRDefault="00291F33" w:rsidP="00291F33">
      <w:pPr>
        <w:rPr>
          <w:ins w:id="1200" w:author="Archer, Althea A" w:date="2021-03-22T13:56:00Z"/>
        </w:rPr>
      </w:pPr>
      <w:ins w:id="1201" w:author="Archer, Althea A" w:date="2021-03-22T13:56:00Z">
        <w:r>
          <w:t>Figure 2. Probability of occupancy (</w:t>
        </w:r>
      </w:ins>
      <m:oMath>
        <m:sSub>
          <m:sSubPr>
            <m:ctrlPr>
              <w:ins w:id="1202" w:author="Archer, Althea A" w:date="2021-03-22T13:56:00Z">
                <w:rPr>
                  <w:rFonts w:ascii="Cambria Math" w:hAnsi="Cambria Math"/>
                </w:rPr>
              </w:ins>
            </m:ctrlPr>
          </m:sSubPr>
          <m:e>
            <m:r>
              <w:ins w:id="1203" w:author="Archer, Althea A" w:date="2021-03-22T13:56:00Z">
                <w:rPr>
                  <w:rFonts w:ascii="Cambria Math" w:hAnsi="Cambria Math"/>
                </w:rPr>
                <m:t>ψ</m:t>
              </w:ins>
            </m:r>
          </m:e>
          <m:sub>
            <m:r>
              <w:ins w:id="1204" w:author="Archer, Althea A" w:date="2021-03-22T13:56:00Z">
                <w:rPr>
                  <w:rFonts w:ascii="Cambria Math" w:hAnsi="Cambria Math"/>
                </w:rPr>
                <m:t>t,h</m:t>
              </w:ins>
            </m:r>
          </m:sub>
        </m:sSub>
      </m:oMath>
      <w:ins w:id="1205" w:author="Archer, Althea A" w:date="2021-03-22T13:56:00Z">
        <w:r>
          <w:t xml:space="preserve">) summarized by route for Ferruginous Pygmy-Owls, Mottled Owls, and Spectacled Owls.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were summarized with median </w:t>
        </w:r>
      </w:ins>
      <m:oMath>
        <m:r>
          <w:ins w:id="1206" w:author="Archer, Althea A" w:date="2021-03-22T13:56:00Z">
            <w:rPr>
              <w:rFonts w:ascii="Cambria Math" w:hAnsi="Cambria Math"/>
            </w:rPr>
            <m:t>±</m:t>
          </w:ins>
        </m:r>
      </m:oMath>
      <w:ins w:id="1207" w:author="Archer, Althea A" w:date="2021-03-22T13:56:00Z">
        <w:r>
          <w:t xml:space="preserve"> 90% credible intervals. </w:t>
        </w:r>
      </w:ins>
    </w:p>
    <w:p w14:paraId="2917A4B2" w14:textId="77777777" w:rsidR="00291F33" w:rsidRDefault="00291F33" w:rsidP="00291F33">
      <w:pPr>
        <w:rPr>
          <w:ins w:id="1208" w:author="Archer, Althea A" w:date="2021-03-22T13:57:00Z"/>
        </w:rPr>
      </w:pPr>
    </w:p>
    <w:p w14:paraId="7A1EA8A4" w14:textId="35E18E2A" w:rsidR="00291F33" w:rsidRDefault="00291F33" w:rsidP="00291F33">
      <w:pPr>
        <w:rPr>
          <w:ins w:id="1209" w:author="Archer, Althea A" w:date="2021-03-22T13:56:00Z"/>
        </w:rPr>
      </w:pPr>
      <w:ins w:id="1210" w:author="Archer, Althea A" w:date="2021-03-22T13:56:00Z">
        <w:r>
          <w:t xml:space="preserve">Figure 3. Probability of occupancy by route and year for Ferruginous Pygmy-Owls, Mottled Owls, and Spectacled Owls.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were summarized with median </w:t>
        </w:r>
      </w:ins>
      <m:oMath>
        <m:r>
          <w:ins w:id="1211" w:author="Archer, Althea A" w:date="2021-03-22T13:56:00Z">
            <w:rPr>
              <w:rFonts w:ascii="Cambria Math" w:hAnsi="Cambria Math"/>
            </w:rPr>
            <m:t>±</m:t>
          </w:ins>
        </m:r>
      </m:oMath>
      <w:ins w:id="1212" w:author="Archer, Althea A" w:date="2021-03-22T13:56:00Z">
        <w:r>
          <w:t xml:space="preserve"> 90% credible intervals. </w:t>
        </w:r>
      </w:ins>
    </w:p>
    <w:p w14:paraId="45C7DA3A" w14:textId="77777777" w:rsidR="00291F33" w:rsidRDefault="00291F33" w:rsidP="00291F33">
      <w:pPr>
        <w:rPr>
          <w:ins w:id="1213" w:author="Archer, Althea A" w:date="2021-03-22T13:57:00Z"/>
        </w:rPr>
      </w:pPr>
    </w:p>
    <w:p w14:paraId="666708B7" w14:textId="3038AAC9" w:rsidR="00291F33" w:rsidRDefault="00291F33" w:rsidP="00291F33">
      <w:pPr>
        <w:rPr>
          <w:ins w:id="1214" w:author="Archer, Althea A" w:date="2021-03-22T13:56:00Z"/>
        </w:rPr>
      </w:pPr>
      <w:ins w:id="1215" w:author="Archer, Althea A" w:date="2021-03-22T13:56:00Z">
        <w:r>
          <w:t>Figure 4. Species richness (Richness</w:t>
        </w:r>
      </w:ins>
      <m:oMath>
        <m:sSup>
          <m:sSupPr>
            <m:ctrlPr>
              <w:ins w:id="1216" w:author="Archer, Althea A" w:date="2021-03-22T13:56:00Z">
                <w:rPr>
                  <w:rFonts w:ascii="Cambria Math" w:hAnsi="Cambria Math"/>
                </w:rPr>
              </w:ins>
            </m:ctrlPr>
          </m:sSupPr>
          <m:e>
            <m:r>
              <w:ins w:id="1217" w:author="Archer, Althea A" w:date="2021-03-22T13:56:00Z">
                <w:rPr>
                  <w:rFonts w:ascii="Cambria Math" w:hAnsi="Cambria Math"/>
                </w:rPr>
                <m:t>​</m:t>
              </w:ins>
            </m:r>
          </m:e>
          <m:sup>
            <m:r>
              <w:ins w:id="1218" w:author="Archer, Althea A" w:date="2021-03-22T13:56:00Z">
                <w:rPr>
                  <w:rFonts w:ascii="Cambria Math" w:hAnsi="Cambria Math"/>
                </w:rPr>
                <m:t>*</m:t>
              </w:ins>
            </m:r>
          </m:sup>
        </m:sSup>
      </m:oMath>
      <w:ins w:id="1219" w:author="Archer, Althea A" w:date="2021-03-22T13:56:00Z">
        <w:r>
          <w:t xml:space="preserve">) by route and year. Owl surveys were conducted from 2003 to 2013 in three different protected areas within El Salvador: El </w:t>
        </w:r>
        <w:proofErr w:type="spellStart"/>
        <w:r>
          <w:t>Imposible</w:t>
        </w:r>
        <w:proofErr w:type="spellEnd"/>
        <w:r>
          <w:t xml:space="preserve"> National Park (EI-1 and EI-2), Montecristo National Park (M-1 and M-2) and </w:t>
        </w:r>
        <w:proofErr w:type="spellStart"/>
        <w:r>
          <w:t>Nancuchiname</w:t>
        </w:r>
        <w:proofErr w:type="spellEnd"/>
        <w:r>
          <w:t xml:space="preserve"> Forest (N-1 and N-2). Posteriors of Richness</w:t>
        </w:r>
      </w:ins>
      <m:oMath>
        <m:sSup>
          <m:sSupPr>
            <m:ctrlPr>
              <w:ins w:id="1220" w:author="Archer, Althea A" w:date="2021-03-22T13:56:00Z">
                <w:rPr>
                  <w:rFonts w:ascii="Cambria Math" w:hAnsi="Cambria Math"/>
                </w:rPr>
              </w:ins>
            </m:ctrlPr>
          </m:sSupPr>
          <m:e>
            <m:r>
              <w:ins w:id="1221" w:author="Archer, Althea A" w:date="2021-03-22T13:56:00Z">
                <w:rPr>
                  <w:rFonts w:ascii="Cambria Math" w:hAnsi="Cambria Math"/>
                </w:rPr>
                <m:t>​</m:t>
              </w:ins>
            </m:r>
          </m:e>
          <m:sup>
            <m:r>
              <w:ins w:id="1222" w:author="Archer, Althea A" w:date="2021-03-22T13:56:00Z">
                <w:rPr>
                  <w:rFonts w:ascii="Cambria Math" w:hAnsi="Cambria Math"/>
                </w:rPr>
                <m:t>*</m:t>
              </w:ins>
            </m:r>
          </m:sup>
        </m:sSup>
      </m:oMath>
      <w:ins w:id="1223" w:author="Archer, Althea A" w:date="2021-03-22T13:56:00Z">
        <w:r>
          <w:t xml:space="preserve"> were summarized with median (black dot) </w:t>
        </w:r>
      </w:ins>
      <m:oMath>
        <m:r>
          <w:ins w:id="1224" w:author="Archer, Althea A" w:date="2021-03-22T13:56:00Z">
            <w:rPr>
              <w:rFonts w:ascii="Cambria Math" w:hAnsi="Cambria Math"/>
            </w:rPr>
            <m:t>±</m:t>
          </w:ins>
        </m:r>
      </m:oMath>
      <w:ins w:id="1225" w:author="Archer, Althea A" w:date="2021-03-22T13:56:00Z">
        <w:r>
          <w:t xml:space="preserve"> 90% credible intervals (dark grey shading and vertical black lines). The number of owl species detected at each route and year </w:t>
        </w:r>
      </w:ins>
      <w:ins w:id="1226" w:author="Archer, Althea A" w:date="2021-03-22T13:57:00Z">
        <w:r>
          <w:t>were</w:t>
        </w:r>
      </w:ins>
      <w:ins w:id="1227" w:author="Archer, Althea A" w:date="2021-03-22T13:56:00Z">
        <w:r>
          <w:t xml:space="preserve"> indicated with the light grey area. </w:t>
        </w:r>
      </w:ins>
    </w:p>
    <w:p w14:paraId="19C64BEB" w14:textId="7982673E" w:rsidR="00291F33" w:rsidRDefault="00291F33" w:rsidP="00291F33">
      <w:pPr>
        <w:rPr>
          <w:ins w:id="1228" w:author="Archer, Althea A" w:date="2021-03-22T13:56:00Z"/>
        </w:rPr>
      </w:pPr>
    </w:p>
    <w:p w14:paraId="675B3E60" w14:textId="77777777" w:rsidR="00291F33" w:rsidRDefault="00291F33" w:rsidP="00291F33">
      <w:pPr>
        <w:rPr>
          <w:ins w:id="1229" w:author="Archer, Althea A" w:date="2021-03-22T13:56:00Z"/>
        </w:rPr>
      </w:pPr>
      <w:ins w:id="1230" w:author="Archer, Althea A" w:date="2021-03-22T13:56:00Z">
        <w:r>
          <w:t xml:space="preserve">Figure 5. The probability of detecting owls during spontaneous surveys (i.e., pre-broadcast) and after broadcasting vocalizations, depending on the species vocalization broadcasted. These logistic regression coefficients were evaluated from the richness model, which combined all detected species (All Species) and the single-species occupancy models for Ferruginous Pygmy-Owls, Mottled Owls, and Spectacled Owls. Owl surveys were conducted from 2003 to 2013 in three different protected areas within El Salvador. Posteriors were summarized with median </w:t>
        </w:r>
      </w:ins>
      <m:oMath>
        <m:r>
          <w:ins w:id="1231" w:author="Archer, Althea A" w:date="2021-03-22T13:56:00Z">
            <w:rPr>
              <w:rFonts w:ascii="Cambria Math" w:hAnsi="Cambria Math"/>
            </w:rPr>
            <m:t>±</m:t>
          </w:ins>
        </m:r>
      </m:oMath>
      <w:ins w:id="1232" w:author="Archer, Althea A" w:date="2021-03-22T13:56:00Z">
        <w:r>
          <w:t xml:space="preserve"> 90% credible intervals. The pre-broadcast effect size’s credible intervals are represented with two grey horizontal lines on each graph.</w:t>
        </w:r>
      </w:ins>
    </w:p>
    <w:p w14:paraId="1382CB94" w14:textId="1BC897B4" w:rsidR="00291F33" w:rsidRDefault="00291F33" w:rsidP="00E8787F">
      <w:pPr>
        <w:ind w:left="360" w:hanging="360"/>
        <w:rPr>
          <w:ins w:id="1233" w:author="Archer, Althea A" w:date="2021-03-22T13:56:00Z"/>
          <w:lang w:val="es-SV"/>
        </w:rPr>
      </w:pPr>
    </w:p>
    <w:p w14:paraId="79708AEF" w14:textId="77777777" w:rsidR="00291F33" w:rsidRPr="00C81C70" w:rsidRDefault="00291F33" w:rsidP="00E8787F">
      <w:pPr>
        <w:ind w:left="360" w:hanging="360"/>
        <w:rPr>
          <w:lang w:val="es-SV"/>
        </w:rPr>
      </w:pPr>
    </w:p>
    <w:sectPr w:rsidR="00291F33" w:rsidRPr="00C81C70">
      <w:footerReference w:type="default" r:id="rId15"/>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8" w:author="Anonymous" w:date="2021-03-17T09:51:00Z" w:initials="Anon.">
    <w:p w14:paraId="792FCC01" w14:textId="54EE73E0" w:rsidR="00C12054" w:rsidRDefault="00C12054">
      <w:pPr>
        <w:pStyle w:val="CommentText"/>
      </w:pPr>
      <w:r>
        <w:rPr>
          <w:rStyle w:val="CommentReference"/>
        </w:rPr>
        <w:annotationRef/>
      </w:r>
      <w:r>
        <w:t>Check format guidelines.  I think that tables and figures should be included separately at the end of the manuscript.</w:t>
      </w:r>
    </w:p>
  </w:comment>
  <w:comment w:id="104" w:author="Anonymous" w:date="2021-03-17T10:08:00Z" w:initials="Anon.">
    <w:p w14:paraId="3D8B138B" w14:textId="1FB5E0C7" w:rsidR="00C12054" w:rsidRDefault="00C12054">
      <w:pPr>
        <w:pStyle w:val="CommentText"/>
      </w:pPr>
      <w:r>
        <w:rPr>
          <w:rStyle w:val="CommentReference"/>
        </w:rPr>
        <w:annotationRef/>
      </w:r>
      <w:r>
        <w:t>Same comment about table placement.  Also, make sure that the table format is the same as in recent issues of JRR.  I think there should be a double line above the header and a final double line.</w:t>
      </w:r>
    </w:p>
  </w:comment>
  <w:comment w:id="109" w:author="Anonymous" w:date="2021-03-17T10:09:00Z" w:initials="Anon.">
    <w:p w14:paraId="05195BCC" w14:textId="457C3FA1" w:rsidR="00C12054" w:rsidRDefault="00C12054">
      <w:pPr>
        <w:pStyle w:val="CommentText"/>
      </w:pPr>
      <w:r>
        <w:rPr>
          <w:rStyle w:val="CommentReference"/>
        </w:rPr>
        <w:annotationRef/>
      </w:r>
      <w:r>
        <w:t>Need a label above these that indicates these are survey routs at 3 study areas, and then maybe footnote their definitions.  The reader should be able to glean all necessary information from the table and legend without having to reference the text.</w:t>
      </w:r>
    </w:p>
  </w:comment>
  <w:comment w:id="466" w:author="Anonymous" w:date="2021-03-17T10:44:00Z" w:initials="Anon.">
    <w:p w14:paraId="047E67F0" w14:textId="1FF4B09A" w:rsidR="00C12054" w:rsidRDefault="00C12054">
      <w:pPr>
        <w:pStyle w:val="CommentText"/>
      </w:pPr>
      <w:r>
        <w:rPr>
          <w:rStyle w:val="CommentReference"/>
        </w:rPr>
        <w:annotationRef/>
      </w:r>
      <w:r>
        <w:t>From an occupancy standpoint, this isn’t all that low…</w:t>
      </w:r>
    </w:p>
  </w:comment>
  <w:comment w:id="602" w:author="Anonymous" w:date="2021-03-17T09:51:00Z" w:initials="Anon.">
    <w:p w14:paraId="6B0A3EFB" w14:textId="77777777" w:rsidR="00C12054" w:rsidRDefault="00C12054" w:rsidP="00C12054">
      <w:pPr>
        <w:pStyle w:val="CommentText"/>
      </w:pPr>
      <w:r>
        <w:rPr>
          <w:rStyle w:val="CommentReference"/>
        </w:rPr>
        <w:annotationRef/>
      </w:r>
      <w:r>
        <w:t>Check format guidelines.  I think that tables and figures should be included separately at the end of the manuscript.</w:t>
      </w:r>
    </w:p>
  </w:comment>
  <w:comment w:id="743" w:author="Anonymous" w:date="2021-03-17T10:08:00Z" w:initials="Anon.">
    <w:p w14:paraId="1DEFFB99" w14:textId="77777777" w:rsidR="00F76A77" w:rsidRDefault="00F76A77" w:rsidP="00F76A77">
      <w:pPr>
        <w:pStyle w:val="CommentText"/>
      </w:pPr>
      <w:r>
        <w:rPr>
          <w:rStyle w:val="CommentReference"/>
        </w:rPr>
        <w:annotationRef/>
      </w:r>
      <w:r>
        <w:t>Same comment about table placement.  Also, make sure that the table format is the same as in recent issues of JRR.  I think there should be a double line above the header and a final double line.</w:t>
      </w:r>
    </w:p>
  </w:comment>
  <w:comment w:id="775" w:author="Anonymous" w:date="2021-03-17T10:09:00Z" w:initials="Anon.">
    <w:p w14:paraId="1A93D1DC" w14:textId="77777777" w:rsidR="00F76A77" w:rsidRDefault="00F76A77" w:rsidP="00F76A77">
      <w:pPr>
        <w:pStyle w:val="CommentText"/>
      </w:pPr>
      <w:r>
        <w:rPr>
          <w:rStyle w:val="CommentReference"/>
        </w:rPr>
        <w:annotationRef/>
      </w:r>
      <w:r>
        <w:t>Need a label above these that indicates these are survey routs at 3 study areas, and then maybe footnote their definitions.  The reader should be able to glean all necessary information from the table and legend without having to reference the text.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92FCC01" w15:done="0"/>
  <w15:commentEx w15:paraId="3D8B138B" w15:done="0"/>
  <w15:commentEx w15:paraId="05195BCC" w15:done="0"/>
  <w15:commentEx w15:paraId="047E67F0" w15:done="0"/>
  <w15:commentEx w15:paraId="6B0A3EFB" w15:done="0"/>
  <w15:commentEx w15:paraId="1DEFFB99" w15:done="0"/>
  <w15:commentEx w15:paraId="1A93D1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92FCC01" w16cid:durableId="23FDF57F"/>
  <w16cid:commentId w16cid:paraId="3D8B138B" w16cid:durableId="23FDF583"/>
  <w16cid:commentId w16cid:paraId="05195BCC" w16cid:durableId="23FDF584"/>
  <w16cid:commentId w16cid:paraId="047E67F0" w16cid:durableId="23FDF588"/>
  <w16cid:commentId w16cid:paraId="6B0A3EFB" w16cid:durableId="240316EC"/>
  <w16cid:commentId w16cid:paraId="1DEFFB99" w16cid:durableId="24031892"/>
  <w16cid:commentId w16cid:paraId="1A93D1DC" w16cid:durableId="2403189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1AF7EFE" w14:textId="77777777" w:rsidR="000C690E" w:rsidRDefault="000C690E">
      <w:pPr>
        <w:spacing w:line="240" w:lineRule="auto"/>
      </w:pPr>
      <w:r>
        <w:separator/>
      </w:r>
    </w:p>
  </w:endnote>
  <w:endnote w:type="continuationSeparator" w:id="0">
    <w:p w14:paraId="1F4763C8" w14:textId="77777777" w:rsidR="000C690E" w:rsidRDefault="000C69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72775C" w14:textId="477B1601" w:rsidR="00C12054" w:rsidRPr="00DD5254" w:rsidRDefault="00C12054">
    <w:pPr>
      <w:pStyle w:val="Footer"/>
      <w:tabs>
        <w:tab w:val="clear" w:pos="4680"/>
        <w:tab w:val="clear" w:pos="9360"/>
      </w:tabs>
      <w:jc w:val="center"/>
      <w:rPr>
        <w:caps/>
        <w:noProof/>
        <w:color w:val="000000" w:themeColor="text1"/>
      </w:rPr>
    </w:pPr>
    <w:r w:rsidRPr="00DD5254">
      <w:rPr>
        <w:caps/>
        <w:color w:val="000000" w:themeColor="text1"/>
      </w:rPr>
      <w:fldChar w:fldCharType="begin"/>
    </w:r>
    <w:r w:rsidRPr="00DD5254">
      <w:rPr>
        <w:caps/>
        <w:color w:val="000000" w:themeColor="text1"/>
      </w:rPr>
      <w:instrText xml:space="preserve"> PAGE   \* MERGEFORMAT </w:instrText>
    </w:r>
    <w:r w:rsidRPr="00DD5254">
      <w:rPr>
        <w:caps/>
        <w:color w:val="000000" w:themeColor="text1"/>
      </w:rPr>
      <w:fldChar w:fldCharType="separate"/>
    </w:r>
    <w:r>
      <w:rPr>
        <w:caps/>
        <w:noProof/>
        <w:color w:val="000000" w:themeColor="text1"/>
      </w:rPr>
      <w:t>3</w:t>
    </w:r>
    <w:r w:rsidRPr="00DD5254">
      <w:rPr>
        <w:caps/>
        <w:noProof/>
        <w:color w:val="000000" w:themeColor="text1"/>
      </w:rPr>
      <w:fldChar w:fldCharType="end"/>
    </w:r>
  </w:p>
  <w:p w14:paraId="37936865" w14:textId="77777777" w:rsidR="00C12054" w:rsidRDefault="00C120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553176" w14:textId="77777777" w:rsidR="000C690E" w:rsidRDefault="000C690E">
      <w:r>
        <w:separator/>
      </w:r>
    </w:p>
  </w:footnote>
  <w:footnote w:type="continuationSeparator" w:id="0">
    <w:p w14:paraId="623BDA96" w14:textId="77777777" w:rsidR="000C690E" w:rsidRDefault="000C69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17686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03EE3F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EF42A96"/>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05ED14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D78758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0F0281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38187F7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8D461AE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3ACE5FA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3C87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C1AE401"/>
    <w:multiLevelType w:val="multilevel"/>
    <w:tmpl w:val="93E2AD0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 w:numId="11">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Archer, Althea A">
    <w15:presenceInfo w15:providerId="AD" w15:userId="S::ry4108yy@minnstate.edu::a2ecb4f7-eba6-43e3-bc0a-3d0745b27642"/>
  </w15:person>
  <w15:person w15:author="Anonymous">
    <w15:presenceInfo w15:providerId="None" w15:userId="Anonymo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3"/>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11C8B"/>
    <w:rsid w:val="00013582"/>
    <w:rsid w:val="00026795"/>
    <w:rsid w:val="00027CE5"/>
    <w:rsid w:val="00072223"/>
    <w:rsid w:val="000A0611"/>
    <w:rsid w:val="000A350B"/>
    <w:rsid w:val="000B43DF"/>
    <w:rsid w:val="000C42A0"/>
    <w:rsid w:val="000C690E"/>
    <w:rsid w:val="000D314B"/>
    <w:rsid w:val="000D773C"/>
    <w:rsid w:val="000F298A"/>
    <w:rsid w:val="00105248"/>
    <w:rsid w:val="00105B87"/>
    <w:rsid w:val="00117976"/>
    <w:rsid w:val="001357E9"/>
    <w:rsid w:val="00187B5A"/>
    <w:rsid w:val="00196A85"/>
    <w:rsid w:val="001B1F7C"/>
    <w:rsid w:val="001D386F"/>
    <w:rsid w:val="001D3A95"/>
    <w:rsid w:val="001E507F"/>
    <w:rsid w:val="001E7CE9"/>
    <w:rsid w:val="001F37F0"/>
    <w:rsid w:val="002048D8"/>
    <w:rsid w:val="002069EC"/>
    <w:rsid w:val="00224FEC"/>
    <w:rsid w:val="0023626C"/>
    <w:rsid w:val="00275847"/>
    <w:rsid w:val="00291F33"/>
    <w:rsid w:val="002D1894"/>
    <w:rsid w:val="00301571"/>
    <w:rsid w:val="00325EDE"/>
    <w:rsid w:val="00342671"/>
    <w:rsid w:val="0035057F"/>
    <w:rsid w:val="003606EE"/>
    <w:rsid w:val="003935E6"/>
    <w:rsid w:val="003A60C3"/>
    <w:rsid w:val="003B0F72"/>
    <w:rsid w:val="003B62DF"/>
    <w:rsid w:val="003C644B"/>
    <w:rsid w:val="003C7614"/>
    <w:rsid w:val="003C7BFD"/>
    <w:rsid w:val="003E3858"/>
    <w:rsid w:val="003E4E08"/>
    <w:rsid w:val="003F0B37"/>
    <w:rsid w:val="0042679D"/>
    <w:rsid w:val="00452788"/>
    <w:rsid w:val="004567C9"/>
    <w:rsid w:val="00463AC9"/>
    <w:rsid w:val="00484DFF"/>
    <w:rsid w:val="004970EB"/>
    <w:rsid w:val="004A1F9A"/>
    <w:rsid w:val="004A518D"/>
    <w:rsid w:val="004B12D2"/>
    <w:rsid w:val="004D273D"/>
    <w:rsid w:val="004D7B36"/>
    <w:rsid w:val="004E1F04"/>
    <w:rsid w:val="004E29B3"/>
    <w:rsid w:val="004F113F"/>
    <w:rsid w:val="004F7AE0"/>
    <w:rsid w:val="005026C5"/>
    <w:rsid w:val="00506664"/>
    <w:rsid w:val="00513141"/>
    <w:rsid w:val="00514439"/>
    <w:rsid w:val="00590D07"/>
    <w:rsid w:val="005969AD"/>
    <w:rsid w:val="005A17C6"/>
    <w:rsid w:val="005C2173"/>
    <w:rsid w:val="005C3DA6"/>
    <w:rsid w:val="00603625"/>
    <w:rsid w:val="00623F6E"/>
    <w:rsid w:val="00640703"/>
    <w:rsid w:val="00642F2F"/>
    <w:rsid w:val="006623B0"/>
    <w:rsid w:val="00665E51"/>
    <w:rsid w:val="00674040"/>
    <w:rsid w:val="0068416F"/>
    <w:rsid w:val="006971AB"/>
    <w:rsid w:val="006A3DA2"/>
    <w:rsid w:val="006C43DF"/>
    <w:rsid w:val="006D7A53"/>
    <w:rsid w:val="006E7D87"/>
    <w:rsid w:val="0072293D"/>
    <w:rsid w:val="00727910"/>
    <w:rsid w:val="00731591"/>
    <w:rsid w:val="007368FE"/>
    <w:rsid w:val="00746746"/>
    <w:rsid w:val="007556AB"/>
    <w:rsid w:val="00760233"/>
    <w:rsid w:val="00763203"/>
    <w:rsid w:val="007653D9"/>
    <w:rsid w:val="00773850"/>
    <w:rsid w:val="0077711A"/>
    <w:rsid w:val="00784D58"/>
    <w:rsid w:val="00785C01"/>
    <w:rsid w:val="007915C5"/>
    <w:rsid w:val="007C0306"/>
    <w:rsid w:val="007E6845"/>
    <w:rsid w:val="00811FB8"/>
    <w:rsid w:val="0081486F"/>
    <w:rsid w:val="008174BF"/>
    <w:rsid w:val="00833D53"/>
    <w:rsid w:val="008429C4"/>
    <w:rsid w:val="00843F62"/>
    <w:rsid w:val="0085046F"/>
    <w:rsid w:val="008728AC"/>
    <w:rsid w:val="00885C68"/>
    <w:rsid w:val="008C134F"/>
    <w:rsid w:val="008D6863"/>
    <w:rsid w:val="008E3DD7"/>
    <w:rsid w:val="008E41C0"/>
    <w:rsid w:val="00910778"/>
    <w:rsid w:val="00912049"/>
    <w:rsid w:val="00923238"/>
    <w:rsid w:val="0095049C"/>
    <w:rsid w:val="00951DD9"/>
    <w:rsid w:val="009605E2"/>
    <w:rsid w:val="00964758"/>
    <w:rsid w:val="0096497B"/>
    <w:rsid w:val="00972D12"/>
    <w:rsid w:val="009B4691"/>
    <w:rsid w:val="009D2E34"/>
    <w:rsid w:val="009E5519"/>
    <w:rsid w:val="009E5A00"/>
    <w:rsid w:val="00A00FBA"/>
    <w:rsid w:val="00A03E75"/>
    <w:rsid w:val="00A24A11"/>
    <w:rsid w:val="00A31117"/>
    <w:rsid w:val="00A31747"/>
    <w:rsid w:val="00A35E9E"/>
    <w:rsid w:val="00A77A0B"/>
    <w:rsid w:val="00A82261"/>
    <w:rsid w:val="00AB434B"/>
    <w:rsid w:val="00AC2E03"/>
    <w:rsid w:val="00AE65F2"/>
    <w:rsid w:val="00AF1DD0"/>
    <w:rsid w:val="00B16891"/>
    <w:rsid w:val="00B30CA9"/>
    <w:rsid w:val="00B71BEC"/>
    <w:rsid w:val="00B760E9"/>
    <w:rsid w:val="00B80B19"/>
    <w:rsid w:val="00B86B75"/>
    <w:rsid w:val="00BA2305"/>
    <w:rsid w:val="00BA6FC7"/>
    <w:rsid w:val="00BC48D5"/>
    <w:rsid w:val="00BD08B1"/>
    <w:rsid w:val="00BF3924"/>
    <w:rsid w:val="00C03DFC"/>
    <w:rsid w:val="00C12054"/>
    <w:rsid w:val="00C17652"/>
    <w:rsid w:val="00C36279"/>
    <w:rsid w:val="00C41A32"/>
    <w:rsid w:val="00C4235F"/>
    <w:rsid w:val="00C81C70"/>
    <w:rsid w:val="00C83A74"/>
    <w:rsid w:val="00C85894"/>
    <w:rsid w:val="00C9412F"/>
    <w:rsid w:val="00C941A6"/>
    <w:rsid w:val="00C978C4"/>
    <w:rsid w:val="00CB17ED"/>
    <w:rsid w:val="00CD0313"/>
    <w:rsid w:val="00CD2591"/>
    <w:rsid w:val="00CD799A"/>
    <w:rsid w:val="00CE4E71"/>
    <w:rsid w:val="00D03E29"/>
    <w:rsid w:val="00D1702F"/>
    <w:rsid w:val="00D176F0"/>
    <w:rsid w:val="00D24530"/>
    <w:rsid w:val="00D2795B"/>
    <w:rsid w:val="00D30533"/>
    <w:rsid w:val="00D34902"/>
    <w:rsid w:val="00D63718"/>
    <w:rsid w:val="00D732DD"/>
    <w:rsid w:val="00D75DCE"/>
    <w:rsid w:val="00D93E1B"/>
    <w:rsid w:val="00D952FF"/>
    <w:rsid w:val="00DA1575"/>
    <w:rsid w:val="00DA51AB"/>
    <w:rsid w:val="00DA5D79"/>
    <w:rsid w:val="00DB09DB"/>
    <w:rsid w:val="00DC72E4"/>
    <w:rsid w:val="00DD28FF"/>
    <w:rsid w:val="00DD5254"/>
    <w:rsid w:val="00DE4D64"/>
    <w:rsid w:val="00E05E8B"/>
    <w:rsid w:val="00E07D02"/>
    <w:rsid w:val="00E11CC3"/>
    <w:rsid w:val="00E17FF1"/>
    <w:rsid w:val="00E315A3"/>
    <w:rsid w:val="00E54293"/>
    <w:rsid w:val="00E8787F"/>
    <w:rsid w:val="00EB6B8B"/>
    <w:rsid w:val="00EC6345"/>
    <w:rsid w:val="00EF11E0"/>
    <w:rsid w:val="00EF4DA9"/>
    <w:rsid w:val="00EF79BF"/>
    <w:rsid w:val="00F02FA5"/>
    <w:rsid w:val="00F033F5"/>
    <w:rsid w:val="00F1464B"/>
    <w:rsid w:val="00F247DF"/>
    <w:rsid w:val="00F27207"/>
    <w:rsid w:val="00F27A20"/>
    <w:rsid w:val="00F34458"/>
    <w:rsid w:val="00F36700"/>
    <w:rsid w:val="00F47FA1"/>
    <w:rsid w:val="00F542AB"/>
    <w:rsid w:val="00F76A77"/>
    <w:rsid w:val="00F77B52"/>
    <w:rsid w:val="00F8354B"/>
    <w:rsid w:val="00FA1252"/>
    <w:rsid w:val="00FB3CA0"/>
    <w:rsid w:val="00FB7AD2"/>
    <w:rsid w:val="00FC0936"/>
    <w:rsid w:val="00FC6E57"/>
    <w:rsid w:val="00FD128C"/>
    <w:rsid w:val="00FD17E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82F33"/>
  <w15:docId w15:val="{01C80FA2-7BC1-D447-9438-59F92181F6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38E0"/>
    <w:pPr>
      <w:spacing w:line="480" w:lineRule="auto"/>
    </w:pPr>
    <w:rPr>
      <w:rFonts w:ascii="Times New Roman" w:hAnsi="Times New Roman" w:cs="Times New Roman"/>
    </w:rPr>
  </w:style>
  <w:style w:type="paragraph" w:styleId="Heading1">
    <w:name w:val="heading 1"/>
    <w:basedOn w:val="Normal"/>
    <w:next w:val="Normal"/>
    <w:link w:val="Heading1Char"/>
    <w:uiPriority w:val="9"/>
    <w:qFormat/>
    <w:rsid w:val="00CE1B4C"/>
    <w:pPr>
      <w:outlineLvl w:val="0"/>
    </w:pPr>
    <w:rPr>
      <w:caps/>
    </w:rPr>
  </w:style>
  <w:style w:type="paragraph" w:styleId="Heading2">
    <w:name w:val="heading 2"/>
    <w:basedOn w:val="Normal"/>
    <w:next w:val="Normal"/>
    <w:link w:val="Heading2Char"/>
    <w:uiPriority w:val="9"/>
    <w:unhideWhenUsed/>
    <w:qFormat/>
    <w:rsid w:val="00CE1B4C"/>
    <w:pPr>
      <w:outlineLvl w:val="1"/>
    </w:pPr>
    <w:rPr>
      <w:b/>
      <w:bCs/>
    </w:rPr>
  </w:style>
  <w:style w:type="paragraph" w:styleId="Heading3">
    <w:name w:val="heading 3"/>
    <w:basedOn w:val="Normal"/>
    <w:next w:val="Normal"/>
    <w:link w:val="Heading3Char"/>
    <w:uiPriority w:val="9"/>
    <w:unhideWhenUsed/>
    <w:qFormat/>
    <w:rsid w:val="00CE1B4C"/>
    <w:pPr>
      <w:keepNext/>
      <w:keepLines/>
      <w:spacing w:before="40"/>
      <w:outlineLvl w:val="2"/>
    </w:pPr>
    <w:rPr>
      <w:rFonts w:eastAsiaTheme="majorEastAsia"/>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E1B4C"/>
    <w:pPr>
      <w:contextualSpacing/>
    </w:pPr>
    <w:rPr>
      <w:rFonts w:eastAsiaTheme="majorEastAsia"/>
      <w:b/>
      <w:bCs/>
      <w:spacing w:val="-10"/>
      <w:kern w:val="28"/>
    </w:rPr>
  </w:style>
  <w:style w:type="character" w:customStyle="1" w:styleId="TitleChar">
    <w:name w:val="Title Char"/>
    <w:basedOn w:val="DefaultParagraphFont"/>
    <w:link w:val="Title"/>
    <w:uiPriority w:val="10"/>
    <w:rsid w:val="00CE1B4C"/>
    <w:rPr>
      <w:rFonts w:ascii="Times New Roman" w:eastAsiaTheme="majorEastAsia" w:hAnsi="Times New Roman" w:cs="Times New Roman"/>
      <w:b/>
      <w:bCs/>
      <w:spacing w:val="-10"/>
      <w:kern w:val="28"/>
    </w:rPr>
  </w:style>
  <w:style w:type="character" w:customStyle="1" w:styleId="Heading1Char">
    <w:name w:val="Heading 1 Char"/>
    <w:basedOn w:val="DefaultParagraphFont"/>
    <w:link w:val="Heading1"/>
    <w:uiPriority w:val="9"/>
    <w:rsid w:val="00CE1B4C"/>
    <w:rPr>
      <w:rFonts w:ascii="Times New Roman" w:hAnsi="Times New Roman" w:cs="Times New Roman"/>
      <w:caps/>
    </w:rPr>
  </w:style>
  <w:style w:type="character" w:customStyle="1" w:styleId="Heading2Char">
    <w:name w:val="Heading 2 Char"/>
    <w:basedOn w:val="DefaultParagraphFont"/>
    <w:link w:val="Heading2"/>
    <w:uiPriority w:val="9"/>
    <w:rsid w:val="00CE1B4C"/>
    <w:rPr>
      <w:rFonts w:ascii="Times New Roman" w:hAnsi="Times New Roman" w:cs="Times New Roman"/>
      <w:b/>
      <w:bCs/>
    </w:rPr>
  </w:style>
  <w:style w:type="table" w:styleId="TableGrid">
    <w:name w:val="Table Grid"/>
    <w:basedOn w:val="TableNormal"/>
    <w:uiPriority w:val="39"/>
    <w:rsid w:val="005B03A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E1B4C"/>
    <w:rPr>
      <w:rFonts w:ascii="Times New Roman" w:eastAsiaTheme="majorEastAsia" w:hAnsi="Times New Roman" w:cs="Times New Roman"/>
      <w:i/>
      <w:iCs/>
    </w:rPr>
  </w:style>
  <w:style w:type="paragraph" w:customStyle="1" w:styleId="SourceCode">
    <w:name w:val="Source Code"/>
    <w:basedOn w:val="Normal"/>
    <w:pPr>
      <w:shd w:val="clear" w:color="auto" w:fill="F8F8F8"/>
      <w:wordWrap w:val="0"/>
    </w:pPr>
  </w:style>
  <w:style w:type="character" w:customStyle="1" w:styleId="KeywordTok">
    <w:name w:val="KeywordTok"/>
    <w:rPr>
      <w:b/>
      <w:color w:val="204A87"/>
      <w:shd w:val="clear" w:color="auto" w:fill="F8F8F8"/>
    </w:rPr>
  </w:style>
  <w:style w:type="character" w:customStyle="1" w:styleId="DataTypeTok">
    <w:name w:val="DataTypeTok"/>
    <w:rPr>
      <w:color w:val="204A87"/>
      <w:shd w:val="clear" w:color="auto" w:fill="F8F8F8"/>
    </w:rPr>
  </w:style>
  <w:style w:type="character" w:customStyle="1" w:styleId="DecValTok">
    <w:name w:val="DecValTok"/>
    <w:rPr>
      <w:color w:val="0000CF"/>
      <w:shd w:val="clear" w:color="auto" w:fill="F8F8F8"/>
    </w:rPr>
  </w:style>
  <w:style w:type="character" w:customStyle="1" w:styleId="BaseNTok">
    <w:name w:val="BaseNTok"/>
    <w:rPr>
      <w:color w:val="0000CF"/>
      <w:shd w:val="clear" w:color="auto" w:fill="F8F8F8"/>
    </w:rPr>
  </w:style>
  <w:style w:type="character" w:customStyle="1" w:styleId="FloatTok">
    <w:name w:val="FloatTok"/>
    <w:rPr>
      <w:color w:val="0000CF"/>
      <w:shd w:val="clear" w:color="auto" w:fill="F8F8F8"/>
    </w:rPr>
  </w:style>
  <w:style w:type="character" w:customStyle="1" w:styleId="ConstantTok">
    <w:name w:val="ConstantTok"/>
    <w:rPr>
      <w:color w:val="000000"/>
      <w:shd w:val="clear" w:color="auto" w:fill="F8F8F8"/>
    </w:rPr>
  </w:style>
  <w:style w:type="character" w:customStyle="1" w:styleId="CharTok">
    <w:name w:val="CharTok"/>
    <w:rPr>
      <w:color w:val="4E9A06"/>
      <w:shd w:val="clear" w:color="auto" w:fill="F8F8F8"/>
    </w:rPr>
  </w:style>
  <w:style w:type="character" w:customStyle="1" w:styleId="SpecialCharTok">
    <w:name w:val="SpecialCharTok"/>
    <w:rPr>
      <w:color w:val="000000"/>
      <w:shd w:val="clear" w:color="auto" w:fill="F8F8F8"/>
    </w:rPr>
  </w:style>
  <w:style w:type="character" w:customStyle="1" w:styleId="StringTok">
    <w:name w:val="StringTok"/>
    <w:rPr>
      <w:color w:val="4E9A06"/>
      <w:shd w:val="clear" w:color="auto" w:fill="F8F8F8"/>
    </w:rPr>
  </w:style>
  <w:style w:type="character" w:customStyle="1" w:styleId="VerbatimStringTok">
    <w:name w:val="VerbatimStringTok"/>
    <w:rPr>
      <w:color w:val="4E9A06"/>
      <w:shd w:val="clear" w:color="auto" w:fill="F8F8F8"/>
    </w:rPr>
  </w:style>
  <w:style w:type="character" w:customStyle="1" w:styleId="SpecialStringTok">
    <w:name w:val="SpecialStringTok"/>
    <w:rPr>
      <w:color w:val="4E9A06"/>
      <w:shd w:val="clear" w:color="auto" w:fill="F8F8F8"/>
    </w:rPr>
  </w:style>
  <w:style w:type="character" w:customStyle="1" w:styleId="ImportTok">
    <w:name w:val="ImportTok"/>
    <w:rPr>
      <w:shd w:val="clear" w:color="auto" w:fill="F8F8F8"/>
    </w:rPr>
  </w:style>
  <w:style w:type="character" w:customStyle="1" w:styleId="CommentTok">
    <w:name w:val="CommentTok"/>
    <w:rPr>
      <w:i/>
      <w:color w:val="8F5902"/>
      <w:shd w:val="clear" w:color="auto" w:fill="F8F8F8"/>
    </w:rPr>
  </w:style>
  <w:style w:type="character" w:customStyle="1" w:styleId="DocumentationTok">
    <w:name w:val="DocumentationTok"/>
    <w:rPr>
      <w:b/>
      <w:i/>
      <w:color w:val="8F5902"/>
      <w:shd w:val="clear" w:color="auto" w:fill="F8F8F8"/>
    </w:rPr>
  </w:style>
  <w:style w:type="character" w:customStyle="1" w:styleId="AnnotationTok">
    <w:name w:val="AnnotationTok"/>
    <w:rPr>
      <w:b/>
      <w:i/>
      <w:color w:val="8F5902"/>
      <w:shd w:val="clear" w:color="auto" w:fill="F8F8F8"/>
    </w:rPr>
  </w:style>
  <w:style w:type="character" w:customStyle="1" w:styleId="CommentVarTok">
    <w:name w:val="CommentVarTok"/>
    <w:rPr>
      <w:b/>
      <w:i/>
      <w:color w:val="8F5902"/>
      <w:shd w:val="clear" w:color="auto" w:fill="F8F8F8"/>
    </w:rPr>
  </w:style>
  <w:style w:type="character" w:customStyle="1" w:styleId="OtherTok">
    <w:name w:val="OtherTok"/>
    <w:rPr>
      <w:color w:val="8F5902"/>
      <w:shd w:val="clear" w:color="auto" w:fill="F8F8F8"/>
    </w:rPr>
  </w:style>
  <w:style w:type="character" w:customStyle="1" w:styleId="FunctionTok">
    <w:name w:val="FunctionTok"/>
    <w:rPr>
      <w:color w:val="000000"/>
      <w:shd w:val="clear" w:color="auto" w:fill="F8F8F8"/>
    </w:rPr>
  </w:style>
  <w:style w:type="character" w:customStyle="1" w:styleId="VariableTok">
    <w:name w:val="VariableTok"/>
    <w:rPr>
      <w:color w:val="000000"/>
      <w:shd w:val="clear" w:color="auto" w:fill="F8F8F8"/>
    </w:rPr>
  </w:style>
  <w:style w:type="character" w:customStyle="1" w:styleId="ControlFlowTok">
    <w:name w:val="ControlFlowTok"/>
    <w:rPr>
      <w:b/>
      <w:color w:val="204A87"/>
      <w:shd w:val="clear" w:color="auto" w:fill="F8F8F8"/>
    </w:rPr>
  </w:style>
  <w:style w:type="character" w:customStyle="1" w:styleId="OperatorTok">
    <w:name w:val="OperatorTok"/>
    <w:rPr>
      <w:b/>
      <w:color w:val="CE5C00"/>
      <w:shd w:val="clear" w:color="auto" w:fill="F8F8F8"/>
    </w:rPr>
  </w:style>
  <w:style w:type="character" w:customStyle="1" w:styleId="BuiltInTok">
    <w:name w:val="BuiltInTok"/>
    <w:rPr>
      <w:shd w:val="clear" w:color="auto" w:fill="F8F8F8"/>
    </w:rPr>
  </w:style>
  <w:style w:type="character" w:customStyle="1" w:styleId="ExtensionTok">
    <w:name w:val="ExtensionTok"/>
    <w:rPr>
      <w:shd w:val="clear" w:color="auto" w:fill="F8F8F8"/>
    </w:rPr>
  </w:style>
  <w:style w:type="character" w:customStyle="1" w:styleId="PreprocessorTok">
    <w:name w:val="PreprocessorTok"/>
    <w:rPr>
      <w:i/>
      <w:color w:val="8F5902"/>
      <w:shd w:val="clear" w:color="auto" w:fill="F8F8F8"/>
    </w:rPr>
  </w:style>
  <w:style w:type="character" w:customStyle="1" w:styleId="AttributeTok">
    <w:name w:val="AttributeTok"/>
    <w:rPr>
      <w:color w:val="C4A000"/>
      <w:shd w:val="clear" w:color="auto" w:fill="F8F8F8"/>
    </w:rPr>
  </w:style>
  <w:style w:type="character" w:customStyle="1" w:styleId="RegionMarkerTok">
    <w:name w:val="RegionMarkerTok"/>
    <w:rPr>
      <w:shd w:val="clear" w:color="auto" w:fill="F8F8F8"/>
    </w:rPr>
  </w:style>
  <w:style w:type="character" w:customStyle="1" w:styleId="InformationTok">
    <w:name w:val="InformationTok"/>
    <w:rPr>
      <w:b/>
      <w:i/>
      <w:color w:val="8F5902"/>
      <w:shd w:val="clear" w:color="auto" w:fill="F8F8F8"/>
    </w:rPr>
  </w:style>
  <w:style w:type="character" w:customStyle="1" w:styleId="WarningTok">
    <w:name w:val="WarningTok"/>
    <w:rPr>
      <w:b/>
      <w:i/>
      <w:color w:val="8F5902"/>
      <w:shd w:val="clear" w:color="auto" w:fill="F8F8F8"/>
    </w:rPr>
  </w:style>
  <w:style w:type="character" w:customStyle="1" w:styleId="AlertTok">
    <w:name w:val="AlertTok"/>
    <w:rPr>
      <w:color w:val="EF2929"/>
      <w:shd w:val="clear" w:color="auto" w:fill="F8F8F8"/>
    </w:rPr>
  </w:style>
  <w:style w:type="character" w:customStyle="1" w:styleId="ErrorTok">
    <w:name w:val="ErrorTok"/>
    <w:rPr>
      <w:b/>
      <w:color w:val="A40000"/>
      <w:shd w:val="clear" w:color="auto" w:fill="F8F8F8"/>
    </w:rPr>
  </w:style>
  <w:style w:type="character" w:customStyle="1" w:styleId="NormalTok">
    <w:name w:val="NormalTok"/>
    <w:rPr>
      <w:shd w:val="clear" w:color="auto" w:fill="F8F8F8"/>
    </w:rPr>
  </w:style>
  <w:style w:type="paragraph" w:styleId="Header">
    <w:name w:val="header"/>
    <w:basedOn w:val="Normal"/>
    <w:link w:val="HeaderChar"/>
    <w:uiPriority w:val="99"/>
    <w:unhideWhenUsed/>
    <w:rsid w:val="00DD5254"/>
    <w:pPr>
      <w:tabs>
        <w:tab w:val="center" w:pos="4680"/>
        <w:tab w:val="right" w:pos="9360"/>
      </w:tabs>
      <w:spacing w:line="240" w:lineRule="auto"/>
    </w:pPr>
  </w:style>
  <w:style w:type="character" w:customStyle="1" w:styleId="HeaderChar">
    <w:name w:val="Header Char"/>
    <w:basedOn w:val="DefaultParagraphFont"/>
    <w:link w:val="Header"/>
    <w:uiPriority w:val="99"/>
    <w:rsid w:val="00DD5254"/>
    <w:rPr>
      <w:rFonts w:ascii="Times New Roman" w:hAnsi="Times New Roman" w:cs="Times New Roman"/>
    </w:rPr>
  </w:style>
  <w:style w:type="paragraph" w:styleId="Footer">
    <w:name w:val="footer"/>
    <w:basedOn w:val="Normal"/>
    <w:link w:val="FooterChar"/>
    <w:uiPriority w:val="99"/>
    <w:unhideWhenUsed/>
    <w:rsid w:val="00DD5254"/>
    <w:pPr>
      <w:tabs>
        <w:tab w:val="center" w:pos="4680"/>
        <w:tab w:val="right" w:pos="9360"/>
      </w:tabs>
      <w:spacing w:line="240" w:lineRule="auto"/>
    </w:pPr>
  </w:style>
  <w:style w:type="character" w:customStyle="1" w:styleId="FooterChar">
    <w:name w:val="Footer Char"/>
    <w:basedOn w:val="DefaultParagraphFont"/>
    <w:link w:val="Footer"/>
    <w:uiPriority w:val="99"/>
    <w:rsid w:val="00DD5254"/>
    <w:rPr>
      <w:rFonts w:ascii="Times New Roman" w:hAnsi="Times New Roman" w:cs="Times New Roman"/>
    </w:rPr>
  </w:style>
  <w:style w:type="character" w:styleId="CommentReference">
    <w:name w:val="annotation reference"/>
    <w:basedOn w:val="DefaultParagraphFont"/>
    <w:uiPriority w:val="99"/>
    <w:semiHidden/>
    <w:unhideWhenUsed/>
    <w:rsid w:val="0085046F"/>
    <w:rPr>
      <w:sz w:val="16"/>
      <w:szCs w:val="16"/>
    </w:rPr>
  </w:style>
  <w:style w:type="paragraph" w:styleId="CommentText">
    <w:name w:val="annotation text"/>
    <w:basedOn w:val="Normal"/>
    <w:link w:val="CommentTextChar"/>
    <w:uiPriority w:val="99"/>
    <w:semiHidden/>
    <w:unhideWhenUsed/>
    <w:rsid w:val="0085046F"/>
    <w:pPr>
      <w:spacing w:line="240" w:lineRule="auto"/>
    </w:pPr>
    <w:rPr>
      <w:sz w:val="20"/>
      <w:szCs w:val="20"/>
    </w:rPr>
  </w:style>
  <w:style w:type="character" w:customStyle="1" w:styleId="CommentTextChar">
    <w:name w:val="Comment Text Char"/>
    <w:basedOn w:val="DefaultParagraphFont"/>
    <w:link w:val="CommentText"/>
    <w:uiPriority w:val="99"/>
    <w:semiHidden/>
    <w:rsid w:val="0085046F"/>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5046F"/>
    <w:rPr>
      <w:b/>
      <w:bCs/>
    </w:rPr>
  </w:style>
  <w:style w:type="character" w:customStyle="1" w:styleId="CommentSubjectChar">
    <w:name w:val="Comment Subject Char"/>
    <w:basedOn w:val="CommentTextChar"/>
    <w:link w:val="CommentSubject"/>
    <w:uiPriority w:val="99"/>
    <w:semiHidden/>
    <w:rsid w:val="0085046F"/>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85046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5046F"/>
    <w:rPr>
      <w:rFonts w:ascii="Segoe UI" w:hAnsi="Segoe UI" w:cs="Segoe UI"/>
      <w:sz w:val="18"/>
      <w:szCs w:val="18"/>
    </w:rPr>
  </w:style>
  <w:style w:type="character" w:styleId="Hyperlink">
    <w:name w:val="Hyperlink"/>
    <w:basedOn w:val="DefaultParagraphFont"/>
    <w:uiPriority w:val="99"/>
    <w:unhideWhenUsed/>
    <w:rsid w:val="0042679D"/>
    <w:rPr>
      <w:color w:val="0563C1" w:themeColor="hyperlink"/>
      <w:u w:val="single"/>
    </w:rPr>
  </w:style>
  <w:style w:type="character" w:styleId="UnresolvedMention">
    <w:name w:val="Unresolved Mention"/>
    <w:basedOn w:val="DefaultParagraphFont"/>
    <w:uiPriority w:val="99"/>
    <w:semiHidden/>
    <w:unhideWhenUsed/>
    <w:rsid w:val="0042679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18597602">
      <w:bodyDiv w:val="1"/>
      <w:marLeft w:val="0"/>
      <w:marRight w:val="0"/>
      <w:marTop w:val="0"/>
      <w:marBottom w:val="0"/>
      <w:divBdr>
        <w:top w:val="none" w:sz="0" w:space="0" w:color="auto"/>
        <w:left w:val="none" w:sz="0" w:space="0" w:color="auto"/>
        <w:bottom w:val="none" w:sz="0" w:space="0" w:color="auto"/>
        <w:right w:val="none" w:sz="0" w:space="0" w:color="auto"/>
      </w:divBdr>
    </w:div>
    <w:div w:id="14011018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3.png"/><Relationship Id="rId17" Type="http://schemas.microsoft.com/office/2011/relationships/people" Target="people.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32</Pages>
  <Words>8180</Words>
  <Characters>46631</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Owl Occupancy in Three of El Salvador’s Protected Areas from 2003 through 2013</vt:lpstr>
    </vt:vector>
  </TitlesOfParts>
  <Company/>
  <LinksUpToDate>false</LinksUpToDate>
  <CharactersWithSpaces>54702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Owl Occupancy in Three of El Salvador’s Protected Areas from 2003 through 2013</dc:title>
  <dc:creator>Jane West and Althea Archer</dc:creator>
  <cp:keywords/>
  <cp:lastModifiedBy>Archer, Althea A</cp:lastModifiedBy>
  <cp:revision>17</cp:revision>
  <dcterms:created xsi:type="dcterms:W3CDTF">2021-03-22T18:26:00Z</dcterms:created>
  <dcterms:modified xsi:type="dcterms:W3CDTF">2021-03-22T20:10:00Z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owl_references.bib</vt:lpwstr>
  </property>
  <property fmtid="{D5CDD505-2E9C-101B-9397-08002B2CF9AE}" pid="3" name="csl">
    <vt:lpwstr>ecology.csl</vt:lpwstr>
  </property>
  <property fmtid="{D5CDD505-2E9C-101B-9397-08002B2CF9AE}" pid="4" name="date">
    <vt:lpwstr>2/27/2021</vt:lpwstr>
  </property>
  <property fmtid="{D5CDD505-2E9C-101B-9397-08002B2CF9AE}" pid="5" name="output">
    <vt:lpwstr/>
  </property>
</Properties>
</file>